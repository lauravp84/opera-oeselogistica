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0B4D" w:rsidRDefault="00D60A00">
      <w:pPr>
        <w:rPr>
          <w:rFonts w:ascii="Times New Roman" w:eastAsia="Times New Roman" w:hAnsi="Times New Roman" w:cs="Times New Roman"/>
          <w:b/>
          <w:bCs/>
          <w:sz w:val="32"/>
          <w:szCs w:val="32"/>
        </w:rPr>
      </w:pPr>
      <w:r>
        <w:rPr>
          <w:noProof/>
        </w:rPr>
        <w:drawing>
          <wp:anchor distT="0" distB="0" distL="114300" distR="114300" simplePos="0" relativeHeight="251658240" behindDoc="0" locked="0" layoutInCell="1" hidden="0" allowOverlap="1" wp14:anchorId="3C2E025A" wp14:editId="4C1D1DDF">
            <wp:simplePos x="0" y="0"/>
            <wp:positionH relativeFrom="column">
              <wp:posOffset>891213</wp:posOffset>
            </wp:positionH>
            <wp:positionV relativeFrom="paragraph">
              <wp:posOffset>-141037</wp:posOffset>
            </wp:positionV>
            <wp:extent cx="3617612" cy="1828800"/>
            <wp:effectExtent l="0" t="0" r="0" b="0"/>
            <wp:wrapNone/>
            <wp:docPr id="1380906581" name="image1.png" descr="Logos e modelos de documento – IPPUR"/>
            <wp:cNvGraphicFramePr/>
            <a:graphic xmlns:a="http://schemas.openxmlformats.org/drawingml/2006/main">
              <a:graphicData uri="http://schemas.openxmlformats.org/drawingml/2006/picture">
                <pic:pic xmlns:pic="http://schemas.openxmlformats.org/drawingml/2006/picture">
                  <pic:nvPicPr>
                    <pic:cNvPr id="0" name="image1.png" descr="Logos e modelos de documento – IPPUR"/>
                    <pic:cNvPicPr preferRelativeResize="0"/>
                  </pic:nvPicPr>
                  <pic:blipFill>
                    <a:blip r:embed="rId8"/>
                    <a:srcRect/>
                    <a:stretch>
                      <a:fillRect/>
                    </a:stretch>
                  </pic:blipFill>
                  <pic:spPr>
                    <a:xfrm>
                      <a:off x="0" y="0"/>
                      <a:ext cx="3617612" cy="1828800"/>
                    </a:xfrm>
                    <a:prstGeom prst="rect">
                      <a:avLst/>
                    </a:prstGeom>
                    <a:ln/>
                  </pic:spPr>
                </pic:pic>
              </a:graphicData>
            </a:graphic>
          </wp:anchor>
        </w:drawing>
      </w:r>
    </w:p>
    <w:p w14:paraId="00000002" w14:textId="77777777" w:rsidR="00FA0B4D" w:rsidRDefault="00FA0B4D">
      <w:pPr>
        <w:jc w:val="center"/>
        <w:rPr>
          <w:rFonts w:ascii="Times New Roman" w:eastAsia="Times New Roman" w:hAnsi="Times New Roman" w:cs="Times New Roman"/>
          <w:b/>
          <w:bCs/>
          <w:sz w:val="32"/>
          <w:szCs w:val="32"/>
        </w:rPr>
      </w:pPr>
    </w:p>
    <w:p w14:paraId="00000003" w14:textId="77777777" w:rsidR="00FA0B4D" w:rsidRDefault="00FA0B4D">
      <w:pPr>
        <w:jc w:val="center"/>
        <w:rPr>
          <w:rFonts w:ascii="Times New Roman" w:eastAsia="Times New Roman" w:hAnsi="Times New Roman" w:cs="Times New Roman"/>
          <w:b/>
          <w:bCs/>
          <w:sz w:val="32"/>
          <w:szCs w:val="32"/>
        </w:rPr>
      </w:pPr>
    </w:p>
    <w:p w14:paraId="00000004" w14:textId="77777777" w:rsidR="00FA0B4D" w:rsidRDefault="00FA0B4D">
      <w:pPr>
        <w:jc w:val="center"/>
        <w:rPr>
          <w:rFonts w:ascii="Times New Roman" w:eastAsia="Times New Roman" w:hAnsi="Times New Roman" w:cs="Times New Roman"/>
          <w:b/>
          <w:bCs/>
          <w:sz w:val="32"/>
          <w:szCs w:val="32"/>
        </w:rPr>
      </w:pPr>
    </w:p>
    <w:p w14:paraId="00000005" w14:textId="77777777" w:rsidR="00FA0B4D" w:rsidRDefault="00FA0B4D">
      <w:pPr>
        <w:jc w:val="center"/>
        <w:rPr>
          <w:rFonts w:ascii="Times New Roman" w:eastAsia="Times New Roman" w:hAnsi="Times New Roman" w:cs="Times New Roman"/>
          <w:b/>
          <w:bCs/>
          <w:sz w:val="32"/>
          <w:szCs w:val="32"/>
        </w:rPr>
      </w:pPr>
    </w:p>
    <w:p w14:paraId="00000006" w14:textId="77777777" w:rsidR="00FA0B4D" w:rsidRDefault="00FA0B4D">
      <w:pPr>
        <w:jc w:val="center"/>
        <w:rPr>
          <w:rFonts w:ascii="Times New Roman" w:eastAsia="Times New Roman" w:hAnsi="Times New Roman" w:cs="Times New Roman"/>
          <w:b/>
          <w:bCs/>
          <w:sz w:val="32"/>
          <w:szCs w:val="32"/>
        </w:rPr>
      </w:pPr>
    </w:p>
    <w:p w14:paraId="00000007" w14:textId="77777777" w:rsidR="00FA0B4D" w:rsidRDefault="00FA0B4D">
      <w:pPr>
        <w:jc w:val="center"/>
        <w:rPr>
          <w:rFonts w:ascii="Times New Roman" w:eastAsia="Times New Roman" w:hAnsi="Times New Roman" w:cs="Times New Roman"/>
          <w:b/>
          <w:bCs/>
          <w:sz w:val="32"/>
          <w:szCs w:val="32"/>
        </w:rPr>
      </w:pPr>
    </w:p>
    <w:p w14:paraId="00000008" w14:textId="77777777" w:rsidR="00FA0B4D" w:rsidRDefault="00D60A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PROJETO PEDAGÓGICO DO CURSO</w:t>
      </w:r>
    </w:p>
    <w:p w14:paraId="00000009" w14:textId="77777777" w:rsidR="00FA0B4D" w:rsidRDefault="00D60A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6"/>
          <w:szCs w:val="36"/>
        </w:rPr>
        <w:t>Bacharelado em Administração</w:t>
      </w:r>
    </w:p>
    <w:p w14:paraId="0000000A" w14:textId="77777777" w:rsidR="00FA0B4D" w:rsidRDefault="00FA0B4D">
      <w:pPr>
        <w:jc w:val="center"/>
        <w:rPr>
          <w:rFonts w:ascii="Times New Roman" w:eastAsia="Times New Roman" w:hAnsi="Times New Roman" w:cs="Times New Roman"/>
          <w:b/>
          <w:bCs/>
          <w:sz w:val="32"/>
          <w:szCs w:val="32"/>
        </w:rPr>
      </w:pPr>
    </w:p>
    <w:p w14:paraId="0000000B" w14:textId="77777777" w:rsidR="00FA0B4D" w:rsidRDefault="00FA0B4D">
      <w:pPr>
        <w:jc w:val="center"/>
        <w:rPr>
          <w:rFonts w:ascii="Times New Roman" w:eastAsia="Times New Roman" w:hAnsi="Times New Roman" w:cs="Times New Roman"/>
          <w:b/>
          <w:bCs/>
          <w:sz w:val="32"/>
          <w:szCs w:val="32"/>
        </w:rPr>
      </w:pPr>
    </w:p>
    <w:p w14:paraId="0000000C" w14:textId="77777777" w:rsidR="00FA0B4D" w:rsidRDefault="00FA0B4D">
      <w:pPr>
        <w:jc w:val="center"/>
        <w:rPr>
          <w:rFonts w:ascii="Times New Roman" w:eastAsia="Times New Roman" w:hAnsi="Times New Roman" w:cs="Times New Roman"/>
          <w:b/>
          <w:bCs/>
          <w:sz w:val="32"/>
          <w:szCs w:val="32"/>
        </w:rPr>
      </w:pPr>
    </w:p>
    <w:p w14:paraId="0000000D" w14:textId="77777777" w:rsidR="00FA0B4D" w:rsidRDefault="00FA0B4D">
      <w:pPr>
        <w:jc w:val="center"/>
        <w:rPr>
          <w:rFonts w:ascii="Times New Roman" w:eastAsia="Times New Roman" w:hAnsi="Times New Roman" w:cs="Times New Roman"/>
          <w:b/>
          <w:bCs/>
          <w:sz w:val="32"/>
          <w:szCs w:val="32"/>
        </w:rPr>
      </w:pPr>
    </w:p>
    <w:p w14:paraId="0000000E" w14:textId="77777777" w:rsidR="00FA0B4D" w:rsidRDefault="00FA0B4D">
      <w:pPr>
        <w:jc w:val="center"/>
        <w:rPr>
          <w:rFonts w:ascii="Times New Roman" w:eastAsia="Times New Roman" w:hAnsi="Times New Roman" w:cs="Times New Roman"/>
          <w:b/>
          <w:bCs/>
          <w:sz w:val="32"/>
          <w:szCs w:val="32"/>
        </w:rPr>
      </w:pPr>
    </w:p>
    <w:p w14:paraId="0000000F" w14:textId="77777777" w:rsidR="00FA0B4D" w:rsidRDefault="00FA0B4D">
      <w:pPr>
        <w:jc w:val="center"/>
        <w:rPr>
          <w:rFonts w:ascii="Times New Roman" w:eastAsia="Times New Roman" w:hAnsi="Times New Roman" w:cs="Times New Roman"/>
          <w:b/>
          <w:bCs/>
          <w:sz w:val="32"/>
          <w:szCs w:val="32"/>
        </w:rPr>
      </w:pPr>
    </w:p>
    <w:p w14:paraId="00000010" w14:textId="77777777" w:rsidR="00FA0B4D" w:rsidRDefault="00FA0B4D">
      <w:pPr>
        <w:jc w:val="center"/>
        <w:rPr>
          <w:rFonts w:ascii="Times New Roman" w:eastAsia="Times New Roman" w:hAnsi="Times New Roman" w:cs="Times New Roman"/>
          <w:b/>
          <w:bCs/>
          <w:sz w:val="32"/>
          <w:szCs w:val="32"/>
        </w:rPr>
      </w:pPr>
    </w:p>
    <w:p w14:paraId="00000011" w14:textId="77777777" w:rsidR="00FA0B4D" w:rsidRDefault="00FA0B4D">
      <w:pPr>
        <w:jc w:val="center"/>
        <w:rPr>
          <w:rFonts w:ascii="Times New Roman" w:eastAsia="Times New Roman" w:hAnsi="Times New Roman" w:cs="Times New Roman"/>
          <w:b/>
          <w:bCs/>
          <w:sz w:val="32"/>
          <w:szCs w:val="32"/>
        </w:rPr>
      </w:pPr>
    </w:p>
    <w:p w14:paraId="00000012"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Faculdade de Administração e Ciências Contábeis (FACC)</w:t>
      </w:r>
    </w:p>
    <w:p w14:paraId="00000013"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Rio de Janeiro</w:t>
      </w:r>
    </w:p>
    <w:p w14:paraId="00000014"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2026</w:t>
      </w:r>
    </w:p>
    <w:p w14:paraId="00000015" w14:textId="77777777" w:rsidR="00FA0B4D" w:rsidRDefault="00FA0B4D">
      <w:pPr>
        <w:rPr>
          <w:rFonts w:ascii="Times New Roman" w:eastAsia="Times New Roman" w:hAnsi="Times New Roman" w:cs="Times New Roman"/>
        </w:rPr>
      </w:pPr>
    </w:p>
    <w:p w14:paraId="00000016" w14:textId="77777777" w:rsidR="00FA0B4D" w:rsidRDefault="00D60A00">
      <w:pPr>
        <w:jc w:val="center"/>
        <w:rPr>
          <w:rFonts w:ascii="Times New Roman" w:eastAsia="Times New Roman" w:hAnsi="Times New Roman" w:cs="Times New Roman"/>
          <w:b/>
          <w:bCs/>
          <w:sz w:val="32"/>
          <w:szCs w:val="32"/>
        </w:rPr>
      </w:pPr>
      <w:r>
        <w:rPr>
          <w:noProof/>
        </w:rPr>
        <w:lastRenderedPageBreak/>
        <w:drawing>
          <wp:anchor distT="0" distB="0" distL="114300" distR="114300" simplePos="0" relativeHeight="251659264" behindDoc="0" locked="0" layoutInCell="1" hidden="0" allowOverlap="1" wp14:anchorId="140FD26D" wp14:editId="3E084DFB">
            <wp:simplePos x="0" y="0"/>
            <wp:positionH relativeFrom="column">
              <wp:posOffset>891213</wp:posOffset>
            </wp:positionH>
            <wp:positionV relativeFrom="paragraph">
              <wp:posOffset>0</wp:posOffset>
            </wp:positionV>
            <wp:extent cx="3617612" cy="1828800"/>
            <wp:effectExtent l="0" t="0" r="0" b="0"/>
            <wp:wrapNone/>
            <wp:docPr id="1380906579" name="image1.png" descr="Logos e modelos de documento – IPPUR"/>
            <wp:cNvGraphicFramePr/>
            <a:graphic xmlns:a="http://schemas.openxmlformats.org/drawingml/2006/main">
              <a:graphicData uri="http://schemas.openxmlformats.org/drawingml/2006/picture">
                <pic:pic xmlns:pic="http://schemas.openxmlformats.org/drawingml/2006/picture">
                  <pic:nvPicPr>
                    <pic:cNvPr id="0" name="image1.png" descr="Logos e modelos de documento – IPPUR"/>
                    <pic:cNvPicPr preferRelativeResize="0"/>
                  </pic:nvPicPr>
                  <pic:blipFill>
                    <a:blip r:embed="rId8"/>
                    <a:srcRect/>
                    <a:stretch>
                      <a:fillRect/>
                    </a:stretch>
                  </pic:blipFill>
                  <pic:spPr>
                    <a:xfrm>
                      <a:off x="0" y="0"/>
                      <a:ext cx="3617612" cy="1828800"/>
                    </a:xfrm>
                    <a:prstGeom prst="rect">
                      <a:avLst/>
                    </a:prstGeom>
                    <a:ln/>
                  </pic:spPr>
                </pic:pic>
              </a:graphicData>
            </a:graphic>
          </wp:anchor>
        </w:drawing>
      </w:r>
    </w:p>
    <w:p w14:paraId="00000017" w14:textId="77777777" w:rsidR="00FA0B4D" w:rsidRDefault="00FA0B4D">
      <w:pPr>
        <w:jc w:val="center"/>
        <w:rPr>
          <w:rFonts w:ascii="Times New Roman" w:eastAsia="Times New Roman" w:hAnsi="Times New Roman" w:cs="Times New Roman"/>
          <w:b/>
          <w:bCs/>
          <w:sz w:val="32"/>
          <w:szCs w:val="32"/>
        </w:rPr>
      </w:pPr>
    </w:p>
    <w:p w14:paraId="00000018" w14:textId="77777777" w:rsidR="00FA0B4D" w:rsidRDefault="00FA0B4D">
      <w:pPr>
        <w:jc w:val="center"/>
        <w:rPr>
          <w:rFonts w:ascii="Times New Roman" w:eastAsia="Times New Roman" w:hAnsi="Times New Roman" w:cs="Times New Roman"/>
          <w:b/>
          <w:bCs/>
          <w:sz w:val="32"/>
          <w:szCs w:val="32"/>
        </w:rPr>
      </w:pPr>
    </w:p>
    <w:p w14:paraId="00000019" w14:textId="77777777" w:rsidR="00FA0B4D" w:rsidRDefault="00FA0B4D">
      <w:pPr>
        <w:rPr>
          <w:rFonts w:ascii="Times New Roman" w:eastAsia="Times New Roman" w:hAnsi="Times New Roman" w:cs="Times New Roman"/>
          <w:b/>
          <w:bCs/>
          <w:sz w:val="32"/>
          <w:szCs w:val="32"/>
        </w:rPr>
      </w:pPr>
    </w:p>
    <w:p w14:paraId="0000001A" w14:textId="77777777" w:rsidR="00FA0B4D" w:rsidRDefault="00FA0B4D">
      <w:pPr>
        <w:rPr>
          <w:rFonts w:ascii="Times New Roman" w:eastAsia="Times New Roman" w:hAnsi="Times New Roman" w:cs="Times New Roman"/>
          <w:b/>
          <w:bCs/>
          <w:sz w:val="32"/>
          <w:szCs w:val="32"/>
        </w:rPr>
      </w:pPr>
    </w:p>
    <w:p w14:paraId="0000001B"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Faculdade de Administração e Ciências Contábeis (FACC)</w:t>
      </w:r>
    </w:p>
    <w:p w14:paraId="0000001C"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Departamento de Administração</w:t>
      </w:r>
    </w:p>
    <w:p w14:paraId="0000001D" w14:textId="77777777" w:rsidR="00FA0B4D" w:rsidRDefault="00D60A00">
      <w:pPr>
        <w:jc w:val="center"/>
        <w:rPr>
          <w:rFonts w:ascii="Times New Roman" w:eastAsia="Times New Roman" w:hAnsi="Times New Roman" w:cs="Times New Roman"/>
          <w:sz w:val="32"/>
          <w:szCs w:val="32"/>
        </w:rPr>
      </w:pPr>
      <w:r>
        <w:rPr>
          <w:noProof/>
        </w:rPr>
        <mc:AlternateContent>
          <mc:Choice Requires="wpg">
            <w:drawing>
              <wp:anchor distT="0" distB="0" distL="114300" distR="114300" simplePos="0" relativeHeight="251660288" behindDoc="0" locked="0" layoutInCell="1" hidden="0" allowOverlap="1" wp14:anchorId="5FA45A5E" wp14:editId="3F2BAD3A">
                <wp:simplePos x="0" y="0"/>
                <wp:positionH relativeFrom="column">
                  <wp:posOffset>421005</wp:posOffset>
                </wp:positionH>
                <wp:positionV relativeFrom="paragraph">
                  <wp:posOffset>415290</wp:posOffset>
                </wp:positionV>
                <wp:extent cx="4827270" cy="2074545"/>
                <wp:effectExtent l="0" t="0" r="0" b="0"/>
                <wp:wrapNone/>
                <wp:docPr id="1380906576" name="Retângulo 1380906576"/>
                <wp:cNvGraphicFramePr/>
                <a:graphic xmlns:a="http://schemas.openxmlformats.org/drawingml/2006/main">
                  <a:graphicData uri="http://schemas.microsoft.com/office/word/2010/wordprocessingShape">
                    <wps:wsp>
                      <wps:cNvSpPr/>
                      <wps:spPr>
                        <a:xfrm>
                          <a:off x="2938715" y="2749078"/>
                          <a:ext cx="4814570" cy="2061845"/>
                        </a:xfrm>
                        <a:prstGeom prst="rect">
                          <a:avLst/>
                        </a:prstGeom>
                        <a:solidFill>
                          <a:schemeClr val="lt1"/>
                        </a:solidFill>
                        <a:ln w="12700" cap="flat" cmpd="sng">
                          <a:solidFill>
                            <a:schemeClr val="accent1"/>
                          </a:solidFill>
                          <a:prstDash val="solid"/>
                          <a:miter lim="800000"/>
                          <a:headEnd type="none" w="sm" len="sm"/>
                          <a:tailEnd type="none" w="sm" len="sm"/>
                        </a:ln>
                      </wps:spPr>
                      <wps:txbx>
                        <w:txbxContent>
                          <w:p w14:paraId="27A7BE3B" w14:textId="77777777" w:rsidR="00FA0B4D" w:rsidRDefault="00D60A00">
                            <w:pPr>
                              <w:jc w:val="center"/>
                              <w:textDirection w:val="btLr"/>
                            </w:pPr>
                            <w:r>
                              <w:rPr>
                                <w:rFonts w:ascii="Times New Roman" w:eastAsia="Times New Roman" w:hAnsi="Times New Roman" w:cs="Times New Roman"/>
                                <w:color w:val="000000"/>
                              </w:rPr>
                              <w:t>Inserir informações que validem este documento, tal como Ato de Aprovação na Congregação, número do processo, data, ou o que for aplicável.</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421005</wp:posOffset>
                </wp:positionH>
                <wp:positionV relativeFrom="paragraph">
                  <wp:posOffset>415290</wp:posOffset>
                </wp:positionV>
                <wp:extent cx="4827270" cy="2074545"/>
                <wp:effectExtent b="0" l="0" r="0" t="0"/>
                <wp:wrapNone/>
                <wp:docPr id="1380906576"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4827270" cy="2074545"/>
                        </a:xfrm>
                        <a:prstGeom prst="rect"/>
                        <a:ln/>
                      </pic:spPr>
                    </pic:pic>
                  </a:graphicData>
                </a:graphic>
              </wp:anchor>
            </w:drawing>
          </mc:Fallback>
        </mc:AlternateContent>
      </w:r>
    </w:p>
    <w:p w14:paraId="0000001E" w14:textId="77777777" w:rsidR="00FA0B4D" w:rsidRDefault="00FA0B4D">
      <w:pPr>
        <w:jc w:val="center"/>
        <w:rPr>
          <w:rFonts w:ascii="Times New Roman" w:eastAsia="Times New Roman" w:hAnsi="Times New Roman" w:cs="Times New Roman"/>
          <w:sz w:val="32"/>
          <w:szCs w:val="32"/>
        </w:rPr>
      </w:pPr>
    </w:p>
    <w:p w14:paraId="0000001F" w14:textId="77777777" w:rsidR="00FA0B4D" w:rsidRDefault="00FA0B4D">
      <w:pPr>
        <w:jc w:val="center"/>
        <w:rPr>
          <w:rFonts w:ascii="Times New Roman" w:eastAsia="Times New Roman" w:hAnsi="Times New Roman" w:cs="Times New Roman"/>
          <w:sz w:val="32"/>
          <w:szCs w:val="32"/>
        </w:rPr>
      </w:pPr>
    </w:p>
    <w:p w14:paraId="00000020" w14:textId="77777777" w:rsidR="00FA0B4D" w:rsidRDefault="00FA0B4D">
      <w:pPr>
        <w:jc w:val="center"/>
        <w:rPr>
          <w:rFonts w:ascii="Times New Roman" w:eastAsia="Times New Roman" w:hAnsi="Times New Roman" w:cs="Times New Roman"/>
          <w:sz w:val="32"/>
          <w:szCs w:val="32"/>
        </w:rPr>
      </w:pPr>
    </w:p>
    <w:p w14:paraId="00000021" w14:textId="77777777" w:rsidR="00FA0B4D" w:rsidRDefault="00FA0B4D">
      <w:pPr>
        <w:jc w:val="center"/>
        <w:rPr>
          <w:rFonts w:ascii="Times New Roman" w:eastAsia="Times New Roman" w:hAnsi="Times New Roman" w:cs="Times New Roman"/>
          <w:sz w:val="32"/>
          <w:szCs w:val="32"/>
        </w:rPr>
      </w:pPr>
    </w:p>
    <w:p w14:paraId="00000022" w14:textId="77777777" w:rsidR="00FA0B4D" w:rsidRDefault="00FA0B4D">
      <w:pPr>
        <w:jc w:val="center"/>
        <w:rPr>
          <w:rFonts w:ascii="Times New Roman" w:eastAsia="Times New Roman" w:hAnsi="Times New Roman" w:cs="Times New Roman"/>
          <w:sz w:val="32"/>
          <w:szCs w:val="32"/>
        </w:rPr>
      </w:pPr>
    </w:p>
    <w:p w14:paraId="00000023" w14:textId="77777777" w:rsidR="00FA0B4D" w:rsidRDefault="00FA0B4D">
      <w:pPr>
        <w:jc w:val="center"/>
        <w:rPr>
          <w:rFonts w:ascii="Times New Roman" w:eastAsia="Times New Roman" w:hAnsi="Times New Roman" w:cs="Times New Roman"/>
          <w:sz w:val="32"/>
          <w:szCs w:val="32"/>
        </w:rPr>
      </w:pPr>
    </w:p>
    <w:p w14:paraId="00000024"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Marcos Pinto</w:t>
      </w:r>
    </w:p>
    <w:p w14:paraId="00000025" w14:textId="77777777" w:rsidR="00FA0B4D" w:rsidRDefault="00D60A00">
      <w:pPr>
        <w:jc w:val="center"/>
        <w:rPr>
          <w:rFonts w:ascii="Times New Roman" w:eastAsia="Times New Roman" w:hAnsi="Times New Roman" w:cs="Times New Roman"/>
          <w:color w:val="A6A6A6"/>
        </w:rPr>
      </w:pPr>
      <w:r>
        <w:rPr>
          <w:rFonts w:ascii="Times New Roman" w:eastAsia="Times New Roman" w:hAnsi="Times New Roman" w:cs="Times New Roman"/>
          <w:color w:val="A6A6A6"/>
        </w:rPr>
        <w:t>[Direção da Unidade]</w:t>
      </w:r>
    </w:p>
    <w:p w14:paraId="00000026"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Eliane Ribeiro Pereira</w:t>
      </w:r>
    </w:p>
    <w:p w14:paraId="00000027" w14:textId="77777777" w:rsidR="00FA0B4D" w:rsidRDefault="00D60A00">
      <w:pPr>
        <w:jc w:val="center"/>
        <w:rPr>
          <w:rFonts w:ascii="Times New Roman" w:eastAsia="Times New Roman" w:hAnsi="Times New Roman" w:cs="Times New Roman"/>
          <w:color w:val="A6A6A6"/>
        </w:rPr>
      </w:pPr>
      <w:r>
        <w:rPr>
          <w:rFonts w:ascii="Times New Roman" w:eastAsia="Times New Roman" w:hAnsi="Times New Roman" w:cs="Times New Roman"/>
          <w:color w:val="A6A6A6"/>
        </w:rPr>
        <w:t>[Vice-Direção da Unidade]</w:t>
      </w:r>
    </w:p>
    <w:p w14:paraId="00000028"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Cristina Pimenta De Mello</w:t>
      </w:r>
    </w:p>
    <w:p w14:paraId="00000029" w14:textId="77777777" w:rsidR="00FA0B4D" w:rsidRDefault="00D60A00">
      <w:pPr>
        <w:jc w:val="center"/>
        <w:rPr>
          <w:rFonts w:ascii="Times New Roman" w:eastAsia="Times New Roman" w:hAnsi="Times New Roman" w:cs="Times New Roman"/>
          <w:color w:val="A6A6A6"/>
        </w:rPr>
      </w:pPr>
      <w:r>
        <w:rPr>
          <w:rFonts w:ascii="Times New Roman" w:eastAsia="Times New Roman" w:hAnsi="Times New Roman" w:cs="Times New Roman"/>
          <w:color w:val="A6A6A6"/>
        </w:rPr>
        <w:t>[Coordenação de Curso]</w:t>
      </w:r>
    </w:p>
    <w:p w14:paraId="0000002A"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Marcelo Castañeda De Araujo</w:t>
      </w:r>
    </w:p>
    <w:p w14:paraId="0000002B" w14:textId="77777777" w:rsidR="00FA0B4D" w:rsidRDefault="00D60A00">
      <w:pPr>
        <w:jc w:val="center"/>
        <w:rPr>
          <w:rFonts w:ascii="Times New Roman" w:eastAsia="Times New Roman" w:hAnsi="Times New Roman" w:cs="Times New Roman"/>
          <w:color w:val="A6A6A6"/>
        </w:rPr>
      </w:pPr>
      <w:r>
        <w:rPr>
          <w:rFonts w:ascii="Times New Roman" w:eastAsia="Times New Roman" w:hAnsi="Times New Roman" w:cs="Times New Roman"/>
          <w:color w:val="A6A6A6"/>
        </w:rPr>
        <w:t>[Chefia de Departamento]</w:t>
      </w:r>
    </w:p>
    <w:p w14:paraId="0000002C" w14:textId="77777777" w:rsidR="00FA0B4D" w:rsidRDefault="00D60A00">
      <w:pPr>
        <w:rPr>
          <w:rFonts w:ascii="Times New Roman" w:eastAsia="Times New Roman" w:hAnsi="Times New Roman" w:cs="Times New Roman"/>
          <w:color w:val="A6A6A6"/>
        </w:rPr>
      </w:pPr>
      <w:r>
        <w:br w:type="page"/>
      </w:r>
    </w:p>
    <w:p w14:paraId="0000002D" w14:textId="77777777" w:rsidR="00FA0B4D" w:rsidRDefault="00D60A00">
      <w:pPr>
        <w:jc w:val="center"/>
        <w:rPr>
          <w:rFonts w:ascii="Times New Roman" w:eastAsia="Times New Roman" w:hAnsi="Times New Roman" w:cs="Times New Roman"/>
          <w:b/>
          <w:bCs/>
          <w:sz w:val="32"/>
          <w:szCs w:val="32"/>
        </w:rPr>
      </w:pPr>
      <w:r>
        <w:rPr>
          <w:noProof/>
        </w:rPr>
        <w:lastRenderedPageBreak/>
        <w:drawing>
          <wp:anchor distT="0" distB="0" distL="114300" distR="114300" simplePos="0" relativeHeight="251661312" behindDoc="0" locked="0" layoutInCell="1" hidden="0" allowOverlap="1" wp14:anchorId="09A16530" wp14:editId="0FB3911F">
            <wp:simplePos x="0" y="0"/>
            <wp:positionH relativeFrom="column">
              <wp:posOffset>891213</wp:posOffset>
            </wp:positionH>
            <wp:positionV relativeFrom="paragraph">
              <wp:posOffset>-150359</wp:posOffset>
            </wp:positionV>
            <wp:extent cx="3617612" cy="1828800"/>
            <wp:effectExtent l="0" t="0" r="0" b="0"/>
            <wp:wrapNone/>
            <wp:docPr id="1380906580" name="image1.png" descr="Logos e modelos de documento – IPPUR"/>
            <wp:cNvGraphicFramePr/>
            <a:graphic xmlns:a="http://schemas.openxmlformats.org/drawingml/2006/main">
              <a:graphicData uri="http://schemas.openxmlformats.org/drawingml/2006/picture">
                <pic:pic xmlns:pic="http://schemas.openxmlformats.org/drawingml/2006/picture">
                  <pic:nvPicPr>
                    <pic:cNvPr id="0" name="image1.png" descr="Logos e modelos de documento – IPPUR"/>
                    <pic:cNvPicPr preferRelativeResize="0"/>
                  </pic:nvPicPr>
                  <pic:blipFill>
                    <a:blip r:embed="rId8"/>
                    <a:srcRect/>
                    <a:stretch>
                      <a:fillRect/>
                    </a:stretch>
                  </pic:blipFill>
                  <pic:spPr>
                    <a:xfrm>
                      <a:off x="0" y="0"/>
                      <a:ext cx="3617612" cy="1828800"/>
                    </a:xfrm>
                    <a:prstGeom prst="rect">
                      <a:avLst/>
                    </a:prstGeom>
                    <a:ln/>
                  </pic:spPr>
                </pic:pic>
              </a:graphicData>
            </a:graphic>
          </wp:anchor>
        </w:drawing>
      </w:r>
    </w:p>
    <w:p w14:paraId="0000002E" w14:textId="77777777" w:rsidR="00FA0B4D" w:rsidRDefault="00FA0B4D">
      <w:pPr>
        <w:jc w:val="center"/>
        <w:rPr>
          <w:rFonts w:ascii="Times New Roman" w:eastAsia="Times New Roman" w:hAnsi="Times New Roman" w:cs="Times New Roman"/>
          <w:b/>
          <w:bCs/>
          <w:sz w:val="32"/>
          <w:szCs w:val="32"/>
        </w:rPr>
      </w:pPr>
    </w:p>
    <w:p w14:paraId="0000002F" w14:textId="77777777" w:rsidR="00FA0B4D" w:rsidRDefault="00FA0B4D">
      <w:pPr>
        <w:rPr>
          <w:rFonts w:ascii="Times New Roman" w:eastAsia="Times New Roman" w:hAnsi="Times New Roman" w:cs="Times New Roman"/>
          <w:b/>
          <w:bCs/>
          <w:sz w:val="32"/>
          <w:szCs w:val="32"/>
        </w:rPr>
      </w:pPr>
    </w:p>
    <w:p w14:paraId="00000030" w14:textId="77777777" w:rsidR="00FA0B4D" w:rsidRDefault="00FA0B4D">
      <w:pPr>
        <w:rPr>
          <w:rFonts w:ascii="Times New Roman" w:eastAsia="Times New Roman" w:hAnsi="Times New Roman" w:cs="Times New Roman"/>
          <w:b/>
          <w:bCs/>
          <w:sz w:val="32"/>
          <w:szCs w:val="32"/>
        </w:rPr>
      </w:pPr>
    </w:p>
    <w:p w14:paraId="00000031" w14:textId="77777777" w:rsidR="00FA0B4D" w:rsidRDefault="00FA0B4D">
      <w:pPr>
        <w:jc w:val="center"/>
        <w:rPr>
          <w:rFonts w:ascii="Times New Roman" w:eastAsia="Times New Roman" w:hAnsi="Times New Roman" w:cs="Times New Roman"/>
          <w:sz w:val="32"/>
          <w:szCs w:val="32"/>
        </w:rPr>
      </w:pPr>
    </w:p>
    <w:p w14:paraId="00000032" w14:textId="77777777" w:rsidR="00FA0B4D" w:rsidRDefault="00FA0B4D">
      <w:pPr>
        <w:jc w:val="center"/>
        <w:rPr>
          <w:rFonts w:ascii="Times New Roman" w:eastAsia="Times New Roman" w:hAnsi="Times New Roman" w:cs="Times New Roman"/>
          <w:sz w:val="32"/>
          <w:szCs w:val="32"/>
        </w:rPr>
      </w:pPr>
    </w:p>
    <w:p w14:paraId="00000033"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Faculdade de Administração e Ciências Contábeis (FACC)</w:t>
      </w:r>
    </w:p>
    <w:p w14:paraId="00000034" w14:textId="77777777" w:rsidR="00FA0B4D" w:rsidRDefault="00D60A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Departamento de Administração</w:t>
      </w:r>
    </w:p>
    <w:p w14:paraId="00000035" w14:textId="77777777" w:rsidR="00FA0B4D" w:rsidRDefault="00D60A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Ficha Técnica</w:t>
      </w:r>
    </w:p>
    <w:p w14:paraId="00000036" w14:textId="77777777" w:rsidR="00FA0B4D" w:rsidRDefault="00FA0B4D">
      <w:pPr>
        <w:jc w:val="center"/>
        <w:rPr>
          <w:rFonts w:ascii="Times New Roman" w:eastAsia="Times New Roman" w:hAnsi="Times New Roman" w:cs="Times New Roman"/>
          <w:sz w:val="32"/>
          <w:szCs w:val="32"/>
        </w:rPr>
      </w:pPr>
    </w:p>
    <w:p w14:paraId="00000037" w14:textId="77777777" w:rsidR="00FA0B4D" w:rsidRDefault="00D60A00">
      <w:pPr>
        <w:jc w:val="center"/>
        <w:rPr>
          <w:rFonts w:ascii="Times New Roman" w:eastAsia="Times New Roman" w:hAnsi="Times New Roman" w:cs="Times New Roman"/>
          <w:sz w:val="32"/>
          <w:szCs w:val="32"/>
        </w:rPr>
      </w:pPr>
      <w:r>
        <w:rPr>
          <w:noProof/>
        </w:rPr>
        <mc:AlternateContent>
          <mc:Choice Requires="wpg">
            <w:drawing>
              <wp:anchor distT="0" distB="0" distL="114300" distR="114300" simplePos="0" relativeHeight="251662336" behindDoc="0" locked="0" layoutInCell="1" hidden="0" allowOverlap="1" wp14:anchorId="76D30BF4" wp14:editId="197E8A9A">
                <wp:simplePos x="0" y="0"/>
                <wp:positionH relativeFrom="column">
                  <wp:posOffset>102871</wp:posOffset>
                </wp:positionH>
                <wp:positionV relativeFrom="paragraph">
                  <wp:posOffset>165546</wp:posOffset>
                </wp:positionV>
                <wp:extent cx="5187815" cy="4020496"/>
                <wp:effectExtent l="0" t="0" r="0" b="0"/>
                <wp:wrapNone/>
                <wp:docPr id="1380906577" name="Retângulo 1380906577"/>
                <wp:cNvGraphicFramePr/>
                <a:graphic xmlns:a="http://schemas.openxmlformats.org/drawingml/2006/main">
                  <a:graphicData uri="http://schemas.microsoft.com/office/word/2010/wordprocessingShape">
                    <wps:wsp>
                      <wps:cNvSpPr/>
                      <wps:spPr>
                        <a:xfrm>
                          <a:off x="2758443" y="1776102"/>
                          <a:ext cx="5175115" cy="4007796"/>
                        </a:xfrm>
                        <a:prstGeom prst="rect">
                          <a:avLst/>
                        </a:prstGeom>
                        <a:solidFill>
                          <a:schemeClr val="lt1"/>
                        </a:solidFill>
                        <a:ln w="12700" cap="flat" cmpd="sng">
                          <a:solidFill>
                            <a:schemeClr val="accent1"/>
                          </a:solidFill>
                          <a:prstDash val="solid"/>
                          <a:miter lim="800000"/>
                          <a:headEnd type="none" w="sm" len="sm"/>
                          <a:tailEnd type="none" w="sm" len="sm"/>
                        </a:ln>
                      </wps:spPr>
                      <wps:txbx>
                        <w:txbxContent>
                          <w:p w14:paraId="35EB43CC" w14:textId="77777777" w:rsidR="00FA0B4D" w:rsidRDefault="00D60A00">
                            <w:pPr>
                              <w:jc w:val="center"/>
                              <w:textDirection w:val="btLr"/>
                            </w:pPr>
                            <w:r>
                              <w:rPr>
                                <w:rFonts w:ascii="Times New Roman" w:eastAsia="Times New Roman" w:hAnsi="Times New Roman" w:cs="Times New Roman"/>
                                <w:color w:val="000000"/>
                              </w:rPr>
                              <w:t xml:space="preserve">Versão do documento: </w:t>
                            </w:r>
                            <w:r>
                              <w:rPr>
                                <w:rFonts w:ascii="Times New Roman" w:eastAsia="Times New Roman" w:hAnsi="Times New Roman" w:cs="Times New Roman"/>
                                <w:color w:val="000000"/>
                                <w:highlight w:val="cyan"/>
                              </w:rPr>
                              <w:t>[especificar versão]</w:t>
                            </w:r>
                          </w:p>
                          <w:p w14:paraId="1D94B564" w14:textId="77777777" w:rsidR="00FA0B4D" w:rsidRDefault="00D60A00">
                            <w:pPr>
                              <w:jc w:val="center"/>
                              <w:textDirection w:val="btLr"/>
                            </w:pPr>
                            <w:r>
                              <w:rPr>
                                <w:rFonts w:ascii="Times New Roman" w:eastAsia="Times New Roman" w:hAnsi="Times New Roman" w:cs="Times New Roman"/>
                                <w:color w:val="000000"/>
                              </w:rPr>
                              <w:t xml:space="preserve">Data de aprovação: </w:t>
                            </w:r>
                            <w:r>
                              <w:rPr>
                                <w:rFonts w:ascii="Times New Roman" w:eastAsia="Times New Roman" w:hAnsi="Times New Roman" w:cs="Times New Roman"/>
                                <w:color w:val="000000"/>
                                <w:highlight w:val="cyan"/>
                              </w:rPr>
                              <w:t>[inserir data de aprovação]</w:t>
                            </w:r>
                          </w:p>
                          <w:p w14:paraId="6CFF6D5B" w14:textId="77777777" w:rsidR="00FA0B4D" w:rsidRDefault="00D60A00">
                            <w:pPr>
                              <w:jc w:val="center"/>
                              <w:textDirection w:val="btLr"/>
                            </w:pPr>
                            <w:r>
                              <w:rPr>
                                <w:rFonts w:ascii="Times New Roman" w:eastAsia="Times New Roman" w:hAnsi="Times New Roman" w:cs="Times New Roman"/>
                                <w:color w:val="000000"/>
                              </w:rPr>
                              <w:t xml:space="preserve">Data da última atualização: </w:t>
                            </w:r>
                            <w:r>
                              <w:rPr>
                                <w:rFonts w:ascii="Times New Roman" w:eastAsia="Times New Roman" w:hAnsi="Times New Roman" w:cs="Times New Roman"/>
                                <w:color w:val="000000"/>
                                <w:highlight w:val="cyan"/>
                              </w:rPr>
                              <w:t>[inserir data correta]</w:t>
                            </w:r>
                          </w:p>
                          <w:p w14:paraId="1E132676" w14:textId="77777777" w:rsidR="00FA0B4D" w:rsidRDefault="00D60A00">
                            <w:pPr>
                              <w:jc w:val="center"/>
                              <w:textDirection w:val="btLr"/>
                            </w:pPr>
                            <w:r>
                              <w:rPr>
                                <w:rFonts w:ascii="Times New Roman" w:eastAsia="Times New Roman" w:hAnsi="Times New Roman" w:cs="Times New Roman"/>
                                <w:color w:val="000000"/>
                              </w:rPr>
                              <w:t xml:space="preserve">Contato institucional da Chefia de Departamento: </w:t>
                            </w:r>
                            <w:r>
                              <w:rPr>
                                <w:rFonts w:ascii="Times New Roman" w:eastAsia="Times New Roman" w:hAnsi="Times New Roman" w:cs="Times New Roman"/>
                                <w:color w:val="0563C1"/>
                                <w:u w:val="single"/>
                              </w:rPr>
                              <w:t>depto.adm@facc.ufrj.br</w:t>
                            </w:r>
                          </w:p>
                          <w:p w14:paraId="5FB72DA5" w14:textId="77777777" w:rsidR="00FA0B4D" w:rsidRDefault="00D60A00">
                            <w:pPr>
                              <w:jc w:val="center"/>
                              <w:textDirection w:val="btLr"/>
                            </w:pPr>
                            <w:r>
                              <w:rPr>
                                <w:rFonts w:ascii="Times New Roman" w:eastAsia="Times New Roman" w:hAnsi="Times New Roman" w:cs="Times New Roman"/>
                                <w:color w:val="000000"/>
                              </w:rPr>
                              <w:t xml:space="preserve">Contato institucional da Coordenação de Curso: </w:t>
                            </w:r>
                            <w:r>
                              <w:rPr>
                                <w:rFonts w:ascii="Times New Roman" w:eastAsia="Times New Roman" w:hAnsi="Times New Roman" w:cs="Times New Roman"/>
                                <w:color w:val="0563C1"/>
                                <w:u w:val="single"/>
                              </w:rPr>
                              <w:t>coord.adm@facc.ufrj.br</w:t>
                            </w:r>
                          </w:p>
                          <w:p w14:paraId="115EF64D" w14:textId="77777777" w:rsidR="00FA0B4D" w:rsidRDefault="00D60A00">
                            <w:pPr>
                              <w:jc w:val="center"/>
                              <w:textDirection w:val="btLr"/>
                            </w:pPr>
                            <w:r>
                              <w:rPr>
                                <w:rFonts w:ascii="Times New Roman" w:eastAsia="Times New Roman" w:hAnsi="Times New Roman" w:cs="Times New Roman"/>
                                <w:color w:val="000000"/>
                              </w:rPr>
                              <w:t>Composição do NDE (reformulação do atual PPC):</w:t>
                            </w:r>
                          </w:p>
                          <w:p w14:paraId="031B95E8" w14:textId="77777777" w:rsidR="00FA0B4D" w:rsidRDefault="00D60A00">
                            <w:pPr>
                              <w:jc w:val="center"/>
                              <w:textDirection w:val="btLr"/>
                            </w:pPr>
                            <w:r>
                              <w:rPr>
                                <w:rFonts w:ascii="Times New Roman" w:eastAsia="Times New Roman" w:hAnsi="Times New Roman" w:cs="Times New Roman"/>
                                <w:color w:val="000000"/>
                              </w:rPr>
                              <w:t>Ana Carolina Pimentel Duarte da Fonseca; Andre Baptista Barcaui; Cristina Pimenta de Mello Spineti Luz; Daniela Abrantes Ferreira; Fábio Francisco de Araujo; Helios Malebranche Olbrisch Freres Filho; Luiz Carlos Feitosa de Moura; Ricardo Henry Dias Rohm e Vanessa Brulon Soares</w:t>
                            </w:r>
                          </w:p>
                          <w:p w14:paraId="5452A605" w14:textId="77777777" w:rsidR="00FA0B4D" w:rsidRDefault="00D60A00">
                            <w:pPr>
                              <w:jc w:val="center"/>
                              <w:textDirection w:val="btLr"/>
                            </w:pPr>
                            <w:r>
                              <w:rPr>
                                <w:rFonts w:ascii="Times New Roman" w:eastAsia="Times New Roman" w:hAnsi="Times New Roman" w:cs="Times New Roman"/>
                                <w:b/>
                                <w:color w:val="000000"/>
                              </w:rPr>
                              <w:t xml:space="preserve">Vigente a partir de </w:t>
                            </w:r>
                            <w:r>
                              <w:rPr>
                                <w:rFonts w:ascii="Times New Roman" w:eastAsia="Times New Roman" w:hAnsi="Times New Roman" w:cs="Times New Roman"/>
                                <w:b/>
                                <w:color w:val="000000"/>
                                <w:highlight w:val="cyan"/>
                              </w:rPr>
                              <w:t>[especificar data]</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102871</wp:posOffset>
                </wp:positionH>
                <wp:positionV relativeFrom="paragraph">
                  <wp:posOffset>165546</wp:posOffset>
                </wp:positionV>
                <wp:extent cx="5187815" cy="4020496"/>
                <wp:effectExtent b="0" l="0" r="0" t="0"/>
                <wp:wrapNone/>
                <wp:docPr id="1380906577"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187815" cy="4020496"/>
                        </a:xfrm>
                        <a:prstGeom prst="rect"/>
                        <a:ln/>
                      </pic:spPr>
                    </pic:pic>
                  </a:graphicData>
                </a:graphic>
              </wp:anchor>
            </w:drawing>
          </mc:Fallback>
        </mc:AlternateContent>
      </w:r>
    </w:p>
    <w:p w14:paraId="00000038" w14:textId="77777777" w:rsidR="00FA0B4D" w:rsidRDefault="00FA0B4D">
      <w:pPr>
        <w:jc w:val="center"/>
        <w:rPr>
          <w:rFonts w:ascii="Times New Roman" w:eastAsia="Times New Roman" w:hAnsi="Times New Roman" w:cs="Times New Roman"/>
          <w:sz w:val="32"/>
          <w:szCs w:val="32"/>
        </w:rPr>
      </w:pPr>
    </w:p>
    <w:p w14:paraId="00000039" w14:textId="77777777" w:rsidR="00FA0B4D" w:rsidRDefault="00FA0B4D">
      <w:pPr>
        <w:jc w:val="center"/>
        <w:rPr>
          <w:rFonts w:ascii="Times New Roman" w:eastAsia="Times New Roman" w:hAnsi="Times New Roman" w:cs="Times New Roman"/>
          <w:sz w:val="32"/>
          <w:szCs w:val="32"/>
        </w:rPr>
      </w:pPr>
    </w:p>
    <w:p w14:paraId="0000003A" w14:textId="77777777" w:rsidR="00FA0B4D" w:rsidRDefault="00FA0B4D">
      <w:pPr>
        <w:jc w:val="center"/>
        <w:rPr>
          <w:rFonts w:ascii="Times New Roman" w:eastAsia="Times New Roman" w:hAnsi="Times New Roman" w:cs="Times New Roman"/>
          <w:color w:val="A6A6A6"/>
        </w:rPr>
      </w:pPr>
    </w:p>
    <w:p w14:paraId="0000003B" w14:textId="77777777" w:rsidR="00FA0B4D" w:rsidRDefault="00FA0B4D">
      <w:pPr>
        <w:rPr>
          <w:rFonts w:ascii="Times New Roman" w:eastAsia="Times New Roman" w:hAnsi="Times New Roman" w:cs="Times New Roman"/>
        </w:rPr>
      </w:pPr>
    </w:p>
    <w:p w14:paraId="0000003C" w14:textId="77777777" w:rsidR="00FA0B4D" w:rsidRDefault="00D60A00">
      <w:pPr>
        <w:rPr>
          <w:rFonts w:ascii="Times New Roman" w:eastAsia="Times New Roman" w:hAnsi="Times New Roman" w:cs="Times New Roman"/>
        </w:rPr>
      </w:pPr>
      <w:r>
        <w:br w:type="page"/>
      </w:r>
      <w:r>
        <w:rPr>
          <w:rFonts w:ascii="Times New Roman" w:eastAsia="Times New Roman" w:hAnsi="Times New Roman" w:cs="Times New Roman"/>
        </w:rPr>
        <w:lastRenderedPageBreak/>
        <w:t>ÍNDICE</w:t>
      </w:r>
    </w:p>
    <w:p w14:paraId="0000003D"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[A ser validado com paginação apenas quando tivermos a versão final deste documento]</w:t>
      </w:r>
    </w:p>
    <w:p w14:paraId="0000003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1. Apresentação</w:t>
      </w:r>
      <w:sdt>
        <w:sdtPr>
          <w:tag w:val="goog_rdk_0"/>
          <w:id w:val="-1507470599"/>
        </w:sdtPr>
        <w:sdtEndPr/>
        <w:sdtContent>
          <w:ins w:id="0" w:author="Cristina Pimenta de Mello Spineti Luz" w:date="2026-02-25T10:37:00Z">
            <w:r>
              <w:rPr>
                <w:rFonts w:ascii="Times New Roman" w:eastAsia="Times New Roman" w:hAnsi="Times New Roman" w:cs="Times New Roman"/>
              </w:rPr>
              <w:t>, Histórico</w:t>
            </w:r>
          </w:ins>
        </w:sdtContent>
      </w:sdt>
      <w:r>
        <w:rPr>
          <w:rFonts w:ascii="Times New Roman" w:eastAsia="Times New Roman" w:hAnsi="Times New Roman" w:cs="Times New Roman"/>
        </w:rPr>
        <w:t xml:space="preserve"> e Identidade do Curso</w:t>
      </w:r>
    </w:p>
    <w:p w14:paraId="0000003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2. Concepção Pedagógica do Curso </w:t>
      </w:r>
    </w:p>
    <w:p w14:paraId="00000040"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2.1 Missão, Visão e Valores do Curso</w:t>
      </w:r>
    </w:p>
    <w:p w14:paraId="00000041"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2.2 Princípios Formativos do Curso</w:t>
      </w:r>
    </w:p>
    <w:p w14:paraId="00000042"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2.3 Articulação Ensino–Pesquisa–Extensão</w:t>
      </w:r>
    </w:p>
    <w:p w14:paraId="00000043"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2.4 Compromissos Éticos, Sociais e Públicos</w:t>
      </w:r>
    </w:p>
    <w:p w14:paraId="00000044"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2.5 Práticas de Integração com o Mundo do Trabalho</w:t>
      </w:r>
    </w:p>
    <w:p w14:paraId="0000004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3. Objetivos do Curso e Perfil do Egresso </w:t>
      </w:r>
    </w:p>
    <w:p w14:paraId="00000046"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3.1 Objetivos do Curso</w:t>
      </w:r>
    </w:p>
    <w:p w14:paraId="00000047"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3.2 Perfil do Egresso</w:t>
      </w:r>
    </w:p>
    <w:p w14:paraId="0000004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4. Estrutura Curricular do Curso</w:t>
      </w:r>
    </w:p>
    <w:p w14:paraId="00000049"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4.1 Organização Acadêmica por Eixos Formativos</w:t>
      </w:r>
    </w:p>
    <w:p w14:paraId="0000004A"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4.2 Matriz Curricular e Fluxograma</w:t>
      </w:r>
    </w:p>
    <w:p w14:paraId="0000004B"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4.3 Carga Horária e Integralização</w:t>
      </w:r>
    </w:p>
    <w:p w14:paraId="0000004C"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4.4 Flexibilização Curricular e Trilhas de Aprendizado</w:t>
      </w:r>
    </w:p>
    <w:p w14:paraId="0000004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5. Processos de Ensino, Aprendizagem e Avaliação </w:t>
      </w:r>
    </w:p>
    <w:p w14:paraId="0000004E"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 xml:space="preserve">5.1 Concepções pedagógicas e princípios orientadores </w:t>
      </w:r>
    </w:p>
    <w:p w14:paraId="0000004F"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 xml:space="preserve">5.2 Metodologias de ensino-aprendizagem </w:t>
      </w:r>
    </w:p>
    <w:p w14:paraId="00000050"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 xml:space="preserve">5.3 Processos e instrumentos de avaliação da aprendizagem </w:t>
      </w:r>
    </w:p>
    <w:p w14:paraId="00000051"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 xml:space="preserve">5.4 Avaliação do curso e acompanhamento institucional </w:t>
      </w:r>
    </w:p>
    <w:p w14:paraId="00000052"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 xml:space="preserve">5.5 Acompanhamento discente e apoio pedagógico </w:t>
      </w:r>
    </w:p>
    <w:p w14:paraId="0000005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6. Atividades Acadêmicas Integradoras </w:t>
      </w:r>
    </w:p>
    <w:p w14:paraId="00000054"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6.1 Extensão curricularizada</w:t>
      </w:r>
    </w:p>
    <w:p w14:paraId="00000055"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6.2 Estágio supervisionado</w:t>
      </w:r>
    </w:p>
    <w:p w14:paraId="00000056"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lastRenderedPageBreak/>
        <w:t>6.3 Trabalho de Conclusão de Curso</w:t>
      </w:r>
    </w:p>
    <w:p w14:paraId="00000057"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6.4 Atividades acadêmicas complementares</w:t>
      </w:r>
    </w:p>
    <w:p w14:paraId="0000005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7. Gestão do Curso, Corpo Docente e Infraestrutura </w:t>
      </w:r>
    </w:p>
    <w:p w14:paraId="00000059"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7.1 Coordenação do Curso, Colegiado, Núcleo Docente Estruturante (NDE) e Chefia de Departamento</w:t>
      </w:r>
    </w:p>
    <w:p w14:paraId="0000005A"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7.2 Perfil do Corpo Docente</w:t>
      </w:r>
    </w:p>
    <w:p w14:paraId="0000005B"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7.3 Infraestrutura física e tecnológica</w:t>
      </w:r>
    </w:p>
    <w:p w14:paraId="0000005C" w14:textId="77777777" w:rsidR="00FA0B4D" w:rsidRDefault="00D60A00">
      <w:pPr>
        <w:ind w:left="708"/>
        <w:rPr>
          <w:rFonts w:ascii="Times New Roman" w:eastAsia="Times New Roman" w:hAnsi="Times New Roman" w:cs="Times New Roman"/>
        </w:rPr>
      </w:pPr>
      <w:r>
        <w:rPr>
          <w:rFonts w:ascii="Times New Roman" w:eastAsia="Times New Roman" w:hAnsi="Times New Roman" w:cs="Times New Roman"/>
        </w:rPr>
        <w:t>7.4 Biblioteca</w:t>
      </w:r>
    </w:p>
    <w:p w14:paraId="0000005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8. Materiais Complementares</w:t>
      </w:r>
    </w:p>
    <w:p w14:paraId="0000005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b/>
        <w:t>8.1 Apêndices</w:t>
      </w:r>
    </w:p>
    <w:p w14:paraId="0000005F" w14:textId="77777777" w:rsidR="00FA0B4D" w:rsidRDefault="00D60A00">
      <w:pPr>
        <w:ind w:left="708" w:firstLine="708"/>
        <w:rPr>
          <w:rFonts w:ascii="Times New Roman" w:eastAsia="Times New Roman" w:hAnsi="Times New Roman" w:cs="Times New Roman"/>
        </w:rPr>
      </w:pPr>
      <w:r>
        <w:rPr>
          <w:rFonts w:ascii="Times New Roman" w:eastAsia="Times New Roman" w:hAnsi="Times New Roman" w:cs="Times New Roman"/>
          <w:highlight w:val="cyan"/>
        </w:rPr>
        <w:t>Apêndice A: Matriz curricular do Curso de Administração</w:t>
      </w:r>
    </w:p>
    <w:p w14:paraId="00000060" w14:textId="77777777" w:rsidR="00FA0B4D" w:rsidRDefault="00D60A00">
      <w:pPr>
        <w:ind w:left="708" w:firstLine="708"/>
        <w:rPr>
          <w:rFonts w:ascii="Times New Roman" w:eastAsia="Times New Roman" w:hAnsi="Times New Roman" w:cs="Times New Roman"/>
        </w:rPr>
      </w:pPr>
      <w:r>
        <w:rPr>
          <w:rFonts w:ascii="Times New Roman" w:eastAsia="Times New Roman" w:hAnsi="Times New Roman" w:cs="Times New Roman"/>
          <w:highlight w:val="cyan"/>
        </w:rPr>
        <w:t>Apêndice B: Planos de Ensino das Disciplinas</w:t>
      </w:r>
    </w:p>
    <w:p w14:paraId="0000006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b/>
        <w:t>8.2 Anexos</w:t>
      </w:r>
    </w:p>
    <w:p w14:paraId="00000062" w14:textId="77777777" w:rsidR="00FA0B4D" w:rsidRDefault="00D60A00">
      <w:pPr>
        <w:ind w:left="1416"/>
        <w:rPr>
          <w:rFonts w:ascii="Times New Roman" w:eastAsia="Times New Roman" w:hAnsi="Times New Roman" w:cs="Times New Roman"/>
        </w:rPr>
      </w:pPr>
      <w:r>
        <w:rPr>
          <w:rFonts w:ascii="Times New Roman" w:eastAsia="Times New Roman" w:hAnsi="Times New Roman" w:cs="Times New Roman"/>
          <w:highlight w:val="cyan"/>
        </w:rPr>
        <w:t>Anexo A: Informações relativas ao Estágio Supervisionado</w:t>
      </w:r>
    </w:p>
    <w:p w14:paraId="00000063" w14:textId="77777777" w:rsidR="00FA0B4D" w:rsidRDefault="00D60A00">
      <w:pPr>
        <w:ind w:left="1416"/>
        <w:rPr>
          <w:rFonts w:ascii="Times New Roman" w:eastAsia="Times New Roman" w:hAnsi="Times New Roman" w:cs="Times New Roman"/>
          <w:highlight w:val="cyan"/>
        </w:rPr>
      </w:pPr>
      <w:r>
        <w:rPr>
          <w:rFonts w:ascii="Times New Roman" w:eastAsia="Times New Roman" w:hAnsi="Times New Roman" w:cs="Times New Roman"/>
          <w:highlight w:val="cyan"/>
        </w:rPr>
        <w:t>Anexo B: Cartilha de Extensão</w:t>
      </w:r>
    </w:p>
    <w:p w14:paraId="00000064" w14:textId="77777777" w:rsidR="00FA0B4D" w:rsidRDefault="00D60A00">
      <w:pPr>
        <w:ind w:left="1416"/>
        <w:rPr>
          <w:rFonts w:ascii="Times New Roman" w:eastAsia="Times New Roman" w:hAnsi="Times New Roman" w:cs="Times New Roman"/>
        </w:rPr>
      </w:pPr>
      <w:r>
        <w:rPr>
          <w:rFonts w:ascii="Times New Roman" w:eastAsia="Times New Roman" w:hAnsi="Times New Roman" w:cs="Times New Roman"/>
          <w:highlight w:val="cyan"/>
        </w:rPr>
        <w:t>Anexo C: Cartilha de Atividades Complementares</w:t>
      </w:r>
    </w:p>
    <w:p w14:paraId="00000065" w14:textId="77777777" w:rsidR="00FA0B4D" w:rsidRDefault="00D60A00">
      <w:pPr>
        <w:ind w:left="1416"/>
        <w:rPr>
          <w:rFonts w:ascii="Times New Roman" w:eastAsia="Times New Roman" w:hAnsi="Times New Roman" w:cs="Times New Roman"/>
          <w:highlight w:val="cyan"/>
        </w:rPr>
      </w:pPr>
      <w:r>
        <w:rPr>
          <w:rFonts w:ascii="Times New Roman" w:eastAsia="Times New Roman" w:hAnsi="Times New Roman" w:cs="Times New Roman"/>
          <w:highlight w:val="cyan"/>
        </w:rPr>
        <w:t>Anexo D: Informações relativas ao TCC</w:t>
      </w:r>
    </w:p>
    <w:p w14:paraId="00000066" w14:textId="77777777" w:rsidR="00FA0B4D" w:rsidRDefault="00FA0B4D">
      <w:pPr>
        <w:rPr>
          <w:rFonts w:ascii="Times New Roman" w:eastAsia="Times New Roman" w:hAnsi="Times New Roman" w:cs="Times New Roman"/>
        </w:rPr>
      </w:pPr>
    </w:p>
    <w:p w14:paraId="00000067" w14:textId="77777777" w:rsidR="00FA0B4D" w:rsidRDefault="00D60A00">
      <w:pPr>
        <w:rPr>
          <w:rFonts w:ascii="Times New Roman" w:eastAsia="Times New Roman" w:hAnsi="Times New Roman" w:cs="Times New Roman"/>
          <w:b/>
          <w:bCs/>
        </w:rPr>
      </w:pPr>
      <w:r>
        <w:br w:type="page"/>
      </w:r>
    </w:p>
    <w:p w14:paraId="00000068"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1. Apresentação e Identidade do Curso </w:t>
      </w:r>
      <w:r>
        <w:rPr>
          <w:rFonts w:ascii="Times New Roman" w:eastAsia="Times New Roman" w:hAnsi="Times New Roman" w:cs="Times New Roman"/>
          <w:b/>
          <w:bCs/>
          <w:highlight w:val="yellow"/>
        </w:rPr>
        <w:t>[junção dos atuais itens 1 e 2]</w:t>
      </w:r>
    </w:p>
    <w:p w14:paraId="0000006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presente Projeto Pedagógico do Curso (PPC) do Bacharelado em Administração da Universidade Federal do Rio de Janeiro (UFRJ) constitui o documento orientador das concepções formativas, diretrizes pedagógicas e organização curricular que fundamentam a formação do administrador no âmbito desta Instituição. Seu objetivo é explicitar os pressupostos acadêmicos, institucionais e normativos que sustentam o curso, bem como orientar a comunidade acadêmica quanto à sua proposta formativa, em consonância com as tran</w:t>
      </w:r>
      <w:r>
        <w:rPr>
          <w:rFonts w:ascii="Times New Roman" w:eastAsia="Times New Roman" w:hAnsi="Times New Roman" w:cs="Times New Roman"/>
        </w:rPr>
        <w:t>sformações contemporâneas do campo da Administração e do ensino superior.</w:t>
      </w:r>
    </w:p>
    <w:p w14:paraId="0000006A" w14:textId="77777777" w:rsidR="00FA0B4D" w:rsidRDefault="00D60A00">
      <w:pPr>
        <w:rPr>
          <w:rFonts w:ascii="Times New Roman" w:eastAsia="Times New Roman" w:hAnsi="Times New Roman" w:cs="Times New Roman"/>
        </w:rPr>
      </w:pPr>
      <w:sdt>
        <w:sdtPr>
          <w:tag w:val="goog_rdk_1"/>
          <w:id w:val="-34921545"/>
        </w:sdtPr>
        <w:sdtEndPr/>
        <w:sdtContent>
          <w:commentRangeStart w:id="1"/>
        </w:sdtContent>
      </w:sdt>
      <w:r>
        <w:rPr>
          <w:rFonts w:ascii="Times New Roman" w:eastAsia="Times New Roman" w:hAnsi="Times New Roman" w:cs="Times New Roman"/>
        </w:rPr>
        <w:t>A reformulação deste PPC insere-se em um processo contínuo de avaliação e atualização do Curso de Administração da UFRJ, em alinhamento ao Plano de Desenvolvimento Institucional (PDI) da Universidade, às Diretrizes Curriculares Nacionais do Curso de Graduação em Administração</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e aos princípios institucionais da UFRJ</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considerando ainda as transformações contemporâneas do ensino superior e o campo de trabalho e pesquisa na Administração.</w:t>
      </w:r>
      <w:commentRangeEnd w:id="1"/>
      <w:r>
        <w:rPr>
          <w:rStyle w:val="Refdecomentrio"/>
          <w:rFonts w:ascii="Times New Roman" w:eastAsia="Times New Roman" w:hAnsi="Times New Roman" w:cs="Times New Roman"/>
          <w:sz w:val="24"/>
          <w:szCs w:val="24"/>
        </w:rPr>
        <w:commentReference w:id="1"/>
      </w:r>
      <w:r>
        <w:rPr>
          <w:rFonts w:ascii="Times New Roman" w:eastAsia="Times New Roman" w:hAnsi="Times New Roman" w:cs="Times New Roman"/>
        </w:rPr>
        <w:t xml:space="preserve"> </w:t>
      </w:r>
      <w:sdt>
        <w:sdtPr>
          <w:tag w:val="goog_rdk_2"/>
          <w:id w:val="-129808356"/>
        </w:sdtPr>
        <w:sdtEndPr/>
        <w:sdtContent>
          <w:ins w:id="2" w:author="Cristina Pimenta de Mello Spineti Luz" w:date="2026-02-25T11:04:00Z">
            <w:r>
              <w:rPr>
                <w:rFonts w:ascii="Times New Roman" w:eastAsia="Times New Roman" w:hAnsi="Times New Roman" w:cs="Times New Roman"/>
              </w:rPr>
              <w:t xml:space="preserve">Destaca-se a importância dessa reformulação para alinhamento do PPC </w:t>
            </w:r>
          </w:ins>
          <w:sdt>
            <w:sdtPr>
              <w:tag w:val="goog_rdk_3"/>
              <w:id w:val="754083763"/>
            </w:sdtPr>
            <w:sdtEndPr/>
            <w:sdtContent>
              <w:ins w:id="3" w:author="Cristina Pimenta de Mello Spineti Luz" w:date="2026-02-25T11:04:00Z">
                <w:r>
                  <w:rPr>
                    <w:rFonts w:ascii="Times New Roman" w:eastAsia="Times New Roman" w:hAnsi="Times New Roman" w:cs="Times New Roman"/>
                  </w:rPr>
                  <w:t>às Diretrizes</w:t>
                </w:r>
              </w:ins>
            </w:sdtContent>
          </w:sdt>
          <w:ins w:id="4" w:author="Cristina Pimenta de Mello Spineti Luz" w:date="2026-02-25T11:04:00Z">
            <w:r>
              <w:rPr>
                <w:rFonts w:ascii="Times New Roman" w:eastAsia="Times New Roman" w:hAnsi="Times New Roman" w:cs="Times New Roman"/>
              </w:rPr>
              <w:t xml:space="preserve"> Nacionais Curriculares do Curso de Graduação em Administração vigentes, introduzidas pela Resolução CNE/CES nº 5/2021.</w:t>
            </w:r>
          </w:ins>
        </w:sdtContent>
      </w:sdt>
    </w:p>
    <w:p w14:paraId="0000006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Curso de Administração da UFRJ possui trajetória histórica consolidada, vinculada ao processo de institucionalização do ensino da Administração no Brasil e à expansão das Ciências Sociais Aplicadas na Universidade. Sua origem remonta a 1965, quando foram </w:t>
      </w:r>
      <w:r>
        <w:rPr>
          <w:rFonts w:ascii="Times New Roman" w:eastAsia="Times New Roman" w:hAnsi="Times New Roman" w:cs="Times New Roman"/>
        </w:rPr>
        <w:lastRenderedPageBreak/>
        <w:t>criados os Departamentos de Administração, Contabilidade e Economia, integrados à então Faculdade de Economia e Administração, em decisão aprovada pelo Conselho Universitário da UFRJ. O curso foi oficialmente aprovado pelo Conselho Federal de Educação em 7 de dezembro de 1966, tendo iniciado suas atividades acadêmicas ainda em 1965, inicialmente com alunos oriundos do Curso de Economia e, posteriormente, com ingresso regular por vestibular.</w:t>
      </w:r>
    </w:p>
    <w:p w14:paraId="0000006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Nos primeiros anos de funcionamento, o Curso de Administração compartilhou parte significativa de sua estrutura curricular com o Curso de Economia, especialmente nos ciclos iniciais, concentrando os conteúdos específicos da área nos períodos finais. Ainda em 1965, foi aprovado um currículo próprio, estruturado de forma seriada, o que contribuiu para a consolidação da identidade acadêmica do curso. Esse processo acompanhou a regulamentação e a afirmação da profissão de Administrador no Brasil, formalizada pe</w:t>
      </w:r>
      <w:r>
        <w:rPr>
          <w:rFonts w:ascii="Times New Roman" w:eastAsia="Times New Roman" w:hAnsi="Times New Roman" w:cs="Times New Roman"/>
        </w:rPr>
        <w:t>la Lei nº 4.769, de 1965.</w:t>
      </w:r>
    </w:p>
    <w:p w14:paraId="0000006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Em 1988, a Universidade passou por uma reorganização institucional que resultou na criação da Faculdade de Administração e Ciências Contábeis (FACC), a partir da transferência do Curso de Economia para o recém-criado Instituto de Economia. Desde então, o curso de Administração integra a FACC, unidade vinculada ao Centro de Ciências Jurídicas e Econômicas (CCJE), consolidando-se como unidade acadêmica de referência na formação em gestão e áreas afins no âmbito da UFRJ, em ambiente acadêmico caracterizado pel</w:t>
      </w:r>
      <w:r>
        <w:rPr>
          <w:rFonts w:ascii="Times New Roman" w:eastAsia="Times New Roman" w:hAnsi="Times New Roman" w:cs="Times New Roman"/>
        </w:rPr>
        <w:t>a articulação interdisciplinar e pela integração entre ensino, pesquisa e extensão.</w:t>
      </w:r>
    </w:p>
    <w:p w14:paraId="0000006E" w14:textId="77777777" w:rsidR="00FA0B4D" w:rsidRDefault="00FA0B4D">
      <w:pPr>
        <w:rPr>
          <w:rFonts w:ascii="Times New Roman" w:eastAsia="Times New Roman" w:hAnsi="Times New Roman" w:cs="Times New Roman"/>
        </w:rPr>
      </w:pPr>
    </w:p>
    <w:p w14:paraId="0000006F"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Figura 1: Organograma Institucional da UFRJ</w:t>
      </w:r>
    </w:p>
    <w:p w14:paraId="00000070" w14:textId="77777777" w:rsidR="00FA0B4D" w:rsidRDefault="00D60A00">
      <w:sdt>
        <w:sdtPr>
          <w:tag w:val="goog_rdk_4"/>
          <w:id w:val="-1948058458"/>
        </w:sdtPr>
        <w:sdtEndPr/>
        <w:sdtContent>
          <w:commentRangeStart w:id="5"/>
        </w:sdtContent>
      </w:sdt>
      <w:r>
        <w:rPr>
          <w:noProof/>
        </w:rPr>
        <w:drawing>
          <wp:inline distT="0" distB="0" distL="0" distR="0" wp14:anchorId="2697EC45" wp14:editId="2D4FE0FE">
            <wp:extent cx="5400040" cy="3778885"/>
            <wp:effectExtent l="0" t="0" r="0" b="0"/>
            <wp:docPr id="1380906583" name="image2.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Tabela&#10;&#10;O conteúdo gerado por IA pode estar incorreto."/>
                    <pic:cNvPicPr preferRelativeResize="0"/>
                  </pic:nvPicPr>
                  <pic:blipFill>
                    <a:blip r:embed="rId15"/>
                    <a:srcRect/>
                    <a:stretch>
                      <a:fillRect/>
                    </a:stretch>
                  </pic:blipFill>
                  <pic:spPr>
                    <a:xfrm>
                      <a:off x="0" y="0"/>
                      <a:ext cx="5400040" cy="3778885"/>
                    </a:xfrm>
                    <a:prstGeom prst="rect">
                      <a:avLst/>
                    </a:prstGeom>
                    <a:ln/>
                  </pic:spPr>
                </pic:pic>
              </a:graphicData>
            </a:graphic>
          </wp:inline>
        </w:drawing>
      </w:r>
      <w:commentRangeEnd w:id="5"/>
      <w:r>
        <w:rPr>
          <w:rStyle w:val="Refdecomentrio"/>
          <w:noProof/>
          <w:sz w:val="24"/>
          <w:szCs w:val="24"/>
        </w:rPr>
        <w:commentReference w:id="5"/>
      </w:r>
      <w:r>
        <w:rPr>
          <w:noProof/>
        </w:rPr>
        <mc:AlternateContent>
          <mc:Choice Requires="wpg">
            <w:drawing>
              <wp:anchor distT="0" distB="0" distL="114300" distR="114300" simplePos="0" relativeHeight="251663360" behindDoc="0" locked="0" layoutInCell="1" hidden="0" allowOverlap="1" wp14:anchorId="6C774683" wp14:editId="36D9126A">
                <wp:simplePos x="0" y="0"/>
                <wp:positionH relativeFrom="column">
                  <wp:posOffset>1389380</wp:posOffset>
                </wp:positionH>
                <wp:positionV relativeFrom="paragraph">
                  <wp:posOffset>2031162</wp:posOffset>
                </wp:positionV>
                <wp:extent cx="417884" cy="213603"/>
                <wp:effectExtent l="0" t="0" r="0" b="0"/>
                <wp:wrapNone/>
                <wp:docPr id="1380906578" name="Retângulo 1380906578"/>
                <wp:cNvGraphicFramePr/>
                <a:graphic xmlns:a="http://schemas.openxmlformats.org/drawingml/2006/main">
                  <a:graphicData uri="http://schemas.microsoft.com/office/word/2010/wordprocessingShape">
                    <wps:wsp>
                      <wps:cNvSpPr/>
                      <wps:spPr>
                        <a:xfrm>
                          <a:off x="5146583" y="3682724"/>
                          <a:ext cx="398834" cy="194553"/>
                        </a:xfrm>
                        <a:prstGeom prst="rect">
                          <a:avLst/>
                        </a:prstGeom>
                        <a:noFill/>
                        <a:ln w="19050" cap="flat" cmpd="sng">
                          <a:solidFill>
                            <a:schemeClr val="dk2"/>
                          </a:solidFill>
                          <a:prstDash val="solid"/>
                          <a:miter lim="800000"/>
                          <a:headEnd type="none" w="sm" len="sm"/>
                          <a:tailEnd type="none" w="sm" len="sm"/>
                        </a:ln>
                      </wps:spPr>
                      <wps:txbx>
                        <w:txbxContent>
                          <w:p w14:paraId="5341655A" w14:textId="77777777" w:rsidR="00FA0B4D" w:rsidRDefault="00FA0B4D">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1389380</wp:posOffset>
                </wp:positionH>
                <wp:positionV relativeFrom="paragraph">
                  <wp:posOffset>2031162</wp:posOffset>
                </wp:positionV>
                <wp:extent cx="417884" cy="213603"/>
                <wp:effectExtent b="0" l="0" r="0" t="0"/>
                <wp:wrapNone/>
                <wp:docPr id="1380906578"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417884" cy="213603"/>
                        </a:xfrm>
                        <a:prstGeom prst="rect"/>
                        <a:ln/>
                      </pic:spPr>
                    </pic:pic>
                  </a:graphicData>
                </a:graphic>
              </wp:anchor>
            </w:drawing>
          </mc:Fallback>
        </mc:AlternateContent>
      </w:r>
    </w:p>
    <w:p w14:paraId="0000007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No primeiro semestre de 2025, conforme dados da Pró-Reitoria de Graduação, a UFRJ contabilizava 55.816 estudantes ativos distribuídos em 174 cursos e habilitações de graduação, ofertados em nove diferentes localidades (centros, campi e polos). Nesse contexto institucional amplo e diversificado, o Curso de Administração está sediado no campus da Praia Vermelha, inserindo-se em um ambiente acadêmico de elevada complexidade organizacional, diversidade disciplinar e intensa produção científica.</w:t>
      </w:r>
    </w:p>
    <w:p w14:paraId="0000007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Curso de Administração é ofertado na modalidade presencial, em regime acadêmico semestral por créditos, com ingresso regular de 80 (oitenta) estudantes por semestre. Em outubro de 2025, contava com aproximadamente 840 estudantes regularmente matriculados. Essa dimensão discente, combinada com a estrutura departamental e com o corpo docente permanente da Faculdade de Administração e Ciências Contábeis, confere ao curso escala suficiente para assegurar diversidade de ofertas acadêmicas, consolidação de tril</w:t>
      </w:r>
      <w:r>
        <w:rPr>
          <w:rFonts w:ascii="Times New Roman" w:eastAsia="Times New Roman" w:hAnsi="Times New Roman" w:cs="Times New Roman"/>
        </w:rPr>
        <w:t>has formativas e sustentabilidade institucional.</w:t>
      </w:r>
    </w:p>
    <w:p w14:paraId="0000007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Com o intuito de sistematizar e tornar mais objetiva a apresentação das características institucionais e acadêmicas do Curso de Administração da UFRJ, a Tabela 1 sintetiza as informações gerais do curso, contemplando aspectos como modalidade de oferta, regime acadêmico, turnos de funcionamento, número de vagas, carga horária total, unidade acadêmica de vinculação e instâncias responsáveis por sua gestão pedagógica.</w:t>
      </w:r>
    </w:p>
    <w:p w14:paraId="00000074" w14:textId="77777777" w:rsidR="00FA0B4D" w:rsidRDefault="00FA0B4D">
      <w:pPr>
        <w:rPr>
          <w:rFonts w:ascii="Times New Roman" w:eastAsia="Times New Roman" w:hAnsi="Times New Roman" w:cs="Times New Roman"/>
        </w:rPr>
      </w:pPr>
    </w:p>
    <w:p w14:paraId="00000075"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Tabela 1: Informações Gerais do Curso de Bacharelado em Administração</w:t>
      </w:r>
    </w:p>
    <w:tbl>
      <w:tblPr>
        <w:tblStyle w:val="a"/>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5947"/>
      </w:tblGrid>
      <w:tr w:rsidR="00FA0B4D" w14:paraId="0ED9FE19" w14:textId="77777777">
        <w:trPr>
          <w:trHeight w:val="397"/>
          <w:jc w:val="center"/>
        </w:trPr>
        <w:tc>
          <w:tcPr>
            <w:tcW w:w="2547" w:type="dxa"/>
            <w:vAlign w:val="center"/>
          </w:tcPr>
          <w:p w14:paraId="00000076" w14:textId="77777777" w:rsidR="00FA0B4D" w:rsidRDefault="00D60A00">
            <w:pPr>
              <w:jc w:val="left"/>
              <w:rPr>
                <w:rFonts w:ascii="Times New Roman" w:eastAsia="Times New Roman" w:hAnsi="Times New Roman" w:cs="Times New Roman"/>
                <w:b/>
                <w:bCs/>
              </w:rPr>
            </w:pPr>
            <w:r>
              <w:rPr>
                <w:rFonts w:ascii="Times New Roman" w:eastAsia="Times New Roman" w:hAnsi="Times New Roman" w:cs="Times New Roman"/>
                <w:b/>
                <w:bCs/>
              </w:rPr>
              <w:t>Item</w:t>
            </w:r>
          </w:p>
        </w:tc>
        <w:tc>
          <w:tcPr>
            <w:tcW w:w="5947" w:type="dxa"/>
            <w:vAlign w:val="center"/>
          </w:tcPr>
          <w:p w14:paraId="00000077" w14:textId="77777777" w:rsidR="00FA0B4D" w:rsidRDefault="00D60A00">
            <w:pPr>
              <w:jc w:val="left"/>
              <w:rPr>
                <w:rFonts w:ascii="Times New Roman" w:eastAsia="Times New Roman" w:hAnsi="Times New Roman" w:cs="Times New Roman"/>
                <w:b/>
                <w:bCs/>
              </w:rPr>
            </w:pPr>
            <w:r>
              <w:rPr>
                <w:rFonts w:ascii="Times New Roman" w:eastAsia="Times New Roman" w:hAnsi="Times New Roman" w:cs="Times New Roman"/>
                <w:b/>
                <w:bCs/>
              </w:rPr>
              <w:t>Descrição</w:t>
            </w:r>
          </w:p>
        </w:tc>
      </w:tr>
      <w:tr w:rsidR="00FA0B4D" w14:paraId="5BF5B4BC" w14:textId="77777777">
        <w:trPr>
          <w:trHeight w:val="397"/>
          <w:jc w:val="center"/>
        </w:trPr>
        <w:tc>
          <w:tcPr>
            <w:tcW w:w="2547" w:type="dxa"/>
            <w:vAlign w:val="center"/>
          </w:tcPr>
          <w:p w14:paraId="00000078"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IES</w:t>
            </w:r>
          </w:p>
        </w:tc>
        <w:tc>
          <w:tcPr>
            <w:tcW w:w="5947" w:type="dxa"/>
            <w:vAlign w:val="center"/>
          </w:tcPr>
          <w:p w14:paraId="00000079"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Universidade Federal do Rio de Janeiro (UFRJ)</w:t>
            </w:r>
          </w:p>
        </w:tc>
      </w:tr>
      <w:tr w:rsidR="00FA0B4D" w14:paraId="7C237E37" w14:textId="77777777">
        <w:trPr>
          <w:trHeight w:val="397"/>
          <w:jc w:val="center"/>
        </w:trPr>
        <w:tc>
          <w:tcPr>
            <w:tcW w:w="2547" w:type="dxa"/>
            <w:vAlign w:val="center"/>
          </w:tcPr>
          <w:p w14:paraId="0000007A"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Conceito Institucional</w:t>
            </w:r>
          </w:p>
        </w:tc>
        <w:tc>
          <w:tcPr>
            <w:tcW w:w="5947" w:type="dxa"/>
            <w:vAlign w:val="center"/>
          </w:tcPr>
          <w:p w14:paraId="0000007B"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highlight w:val="cyan"/>
              </w:rPr>
              <w:t>[inserir nota e ano]</w:t>
            </w:r>
          </w:p>
        </w:tc>
      </w:tr>
      <w:tr w:rsidR="00FA0B4D" w14:paraId="78ADEFB9" w14:textId="77777777">
        <w:trPr>
          <w:trHeight w:val="397"/>
          <w:jc w:val="center"/>
        </w:trPr>
        <w:tc>
          <w:tcPr>
            <w:tcW w:w="2547" w:type="dxa"/>
            <w:vAlign w:val="center"/>
          </w:tcPr>
          <w:p w14:paraId="0000007C"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Denominação do Curso</w:t>
            </w:r>
          </w:p>
        </w:tc>
        <w:tc>
          <w:tcPr>
            <w:tcW w:w="5947" w:type="dxa"/>
            <w:vAlign w:val="center"/>
          </w:tcPr>
          <w:p w14:paraId="0000007D"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Bacharelado em Administração</w:t>
            </w:r>
          </w:p>
        </w:tc>
      </w:tr>
      <w:tr w:rsidR="00FA0B4D" w14:paraId="43D29434" w14:textId="77777777">
        <w:trPr>
          <w:trHeight w:val="397"/>
          <w:jc w:val="center"/>
        </w:trPr>
        <w:tc>
          <w:tcPr>
            <w:tcW w:w="2547" w:type="dxa"/>
            <w:vAlign w:val="center"/>
          </w:tcPr>
          <w:p w14:paraId="0000007E"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Área do Conhecimento</w:t>
            </w:r>
          </w:p>
        </w:tc>
        <w:tc>
          <w:tcPr>
            <w:tcW w:w="5947" w:type="dxa"/>
            <w:vAlign w:val="center"/>
          </w:tcPr>
          <w:p w14:paraId="0000007F"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Ciências Sociais Aplicadas</w:t>
            </w:r>
          </w:p>
        </w:tc>
      </w:tr>
      <w:tr w:rsidR="00FA0B4D" w14:paraId="008C5C72" w14:textId="77777777">
        <w:trPr>
          <w:trHeight w:val="397"/>
          <w:jc w:val="center"/>
        </w:trPr>
        <w:tc>
          <w:tcPr>
            <w:tcW w:w="2547" w:type="dxa"/>
            <w:vAlign w:val="center"/>
          </w:tcPr>
          <w:p w14:paraId="00000080"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Unidade Acadêmica</w:t>
            </w:r>
          </w:p>
        </w:tc>
        <w:tc>
          <w:tcPr>
            <w:tcW w:w="5947" w:type="dxa"/>
            <w:vAlign w:val="center"/>
          </w:tcPr>
          <w:p w14:paraId="00000081"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Faculdade de Administração e Ciências Contábeis (FACC)</w:t>
            </w:r>
          </w:p>
        </w:tc>
      </w:tr>
      <w:tr w:rsidR="00FA0B4D" w14:paraId="23C334D1" w14:textId="77777777">
        <w:trPr>
          <w:trHeight w:val="397"/>
          <w:jc w:val="center"/>
        </w:trPr>
        <w:tc>
          <w:tcPr>
            <w:tcW w:w="2547" w:type="dxa"/>
            <w:vAlign w:val="center"/>
          </w:tcPr>
          <w:p w14:paraId="00000082"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Centro</w:t>
            </w:r>
          </w:p>
        </w:tc>
        <w:tc>
          <w:tcPr>
            <w:tcW w:w="5947" w:type="dxa"/>
            <w:vAlign w:val="center"/>
          </w:tcPr>
          <w:p w14:paraId="00000083"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Centro de Ciências Jurídicas e Econômicas (CCJE)</w:t>
            </w:r>
          </w:p>
        </w:tc>
      </w:tr>
      <w:tr w:rsidR="00FA0B4D" w14:paraId="12CE00A2" w14:textId="77777777">
        <w:trPr>
          <w:trHeight w:val="397"/>
          <w:jc w:val="center"/>
        </w:trPr>
        <w:tc>
          <w:tcPr>
            <w:tcW w:w="2547" w:type="dxa"/>
            <w:vAlign w:val="center"/>
          </w:tcPr>
          <w:p w14:paraId="00000084"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Órgão Responsável</w:t>
            </w:r>
          </w:p>
        </w:tc>
        <w:tc>
          <w:tcPr>
            <w:tcW w:w="5947" w:type="dxa"/>
            <w:vAlign w:val="center"/>
          </w:tcPr>
          <w:p w14:paraId="00000085"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Departamento de Administração</w:t>
            </w:r>
          </w:p>
        </w:tc>
      </w:tr>
      <w:tr w:rsidR="00FA0B4D" w14:paraId="03FB0981" w14:textId="77777777">
        <w:trPr>
          <w:trHeight w:val="397"/>
          <w:jc w:val="center"/>
        </w:trPr>
        <w:tc>
          <w:tcPr>
            <w:tcW w:w="2547" w:type="dxa"/>
            <w:vAlign w:val="center"/>
          </w:tcPr>
          <w:p w14:paraId="00000086"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Endereço</w:t>
            </w:r>
          </w:p>
        </w:tc>
        <w:tc>
          <w:tcPr>
            <w:tcW w:w="5947" w:type="dxa"/>
            <w:vAlign w:val="center"/>
          </w:tcPr>
          <w:p w14:paraId="00000087"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Campus Praia Vermelha – UFRJ</w:t>
            </w:r>
          </w:p>
        </w:tc>
      </w:tr>
      <w:tr w:rsidR="00FA0B4D" w14:paraId="50A85000" w14:textId="77777777">
        <w:trPr>
          <w:trHeight w:val="397"/>
          <w:jc w:val="center"/>
        </w:trPr>
        <w:tc>
          <w:tcPr>
            <w:tcW w:w="2547" w:type="dxa"/>
            <w:vAlign w:val="center"/>
          </w:tcPr>
          <w:p w14:paraId="00000088"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Modalidade</w:t>
            </w:r>
          </w:p>
        </w:tc>
        <w:tc>
          <w:tcPr>
            <w:tcW w:w="5947" w:type="dxa"/>
            <w:vAlign w:val="center"/>
          </w:tcPr>
          <w:p w14:paraId="00000089"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Presencial</w:t>
            </w:r>
          </w:p>
        </w:tc>
      </w:tr>
      <w:tr w:rsidR="00FA0B4D" w14:paraId="6411DFAF" w14:textId="77777777">
        <w:trPr>
          <w:trHeight w:val="397"/>
          <w:jc w:val="center"/>
        </w:trPr>
        <w:tc>
          <w:tcPr>
            <w:tcW w:w="2547" w:type="dxa"/>
            <w:vAlign w:val="center"/>
          </w:tcPr>
          <w:p w14:paraId="0000008A"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Turnos</w:t>
            </w:r>
          </w:p>
        </w:tc>
        <w:tc>
          <w:tcPr>
            <w:tcW w:w="5947" w:type="dxa"/>
            <w:vAlign w:val="center"/>
          </w:tcPr>
          <w:p w14:paraId="0000008B"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Vespertino e Noturno, das 13h às 22h</w:t>
            </w:r>
          </w:p>
        </w:tc>
      </w:tr>
      <w:tr w:rsidR="00FA0B4D" w14:paraId="1CBF3044" w14:textId="77777777">
        <w:trPr>
          <w:trHeight w:val="397"/>
          <w:jc w:val="center"/>
        </w:trPr>
        <w:tc>
          <w:tcPr>
            <w:tcW w:w="2547" w:type="dxa"/>
            <w:vAlign w:val="center"/>
          </w:tcPr>
          <w:p w14:paraId="0000008C"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Regime Acadêmico</w:t>
            </w:r>
          </w:p>
        </w:tc>
        <w:tc>
          <w:tcPr>
            <w:tcW w:w="5947" w:type="dxa"/>
            <w:vAlign w:val="center"/>
          </w:tcPr>
          <w:p w14:paraId="0000008D"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Regime de créditos semestrais</w:t>
            </w:r>
          </w:p>
        </w:tc>
      </w:tr>
      <w:tr w:rsidR="00FA0B4D" w14:paraId="6DAB658F" w14:textId="77777777">
        <w:trPr>
          <w:trHeight w:val="397"/>
          <w:jc w:val="center"/>
        </w:trPr>
        <w:tc>
          <w:tcPr>
            <w:tcW w:w="2547" w:type="dxa"/>
            <w:vAlign w:val="center"/>
          </w:tcPr>
          <w:p w14:paraId="0000008E" w14:textId="77777777" w:rsidR="00FA0B4D" w:rsidRDefault="00D60A00">
            <w:pPr>
              <w:jc w:val="left"/>
              <w:rPr>
                <w:rFonts w:ascii="Times New Roman" w:eastAsia="Times New Roman" w:hAnsi="Times New Roman" w:cs="Times New Roman"/>
              </w:rPr>
            </w:pPr>
            <w:sdt>
              <w:sdtPr>
                <w:tag w:val="goog_rdk_5"/>
                <w:id w:val="152544188"/>
              </w:sdtPr>
              <w:sdtEndPr/>
              <w:sdtContent>
                <w:commentRangeStart w:id="6"/>
              </w:sdtContent>
            </w:sdt>
            <w:r>
              <w:rPr>
                <w:rFonts w:ascii="Times New Roman" w:eastAsia="Times New Roman" w:hAnsi="Times New Roman" w:cs="Times New Roman"/>
              </w:rPr>
              <w:t>Forma de Ingresso</w:t>
            </w:r>
          </w:p>
        </w:tc>
        <w:tc>
          <w:tcPr>
            <w:tcW w:w="5947" w:type="dxa"/>
            <w:vAlign w:val="center"/>
          </w:tcPr>
          <w:p w14:paraId="0000008F"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Sistema de Seleção Unificada (SiSU)</w:t>
            </w:r>
          </w:p>
        </w:tc>
      </w:tr>
      <w:commentRangeEnd w:id="6"/>
      <w:tr w:rsidR="00FA0B4D" w14:paraId="12A191C7" w14:textId="77777777">
        <w:trPr>
          <w:trHeight w:val="397"/>
          <w:jc w:val="center"/>
        </w:trPr>
        <w:tc>
          <w:tcPr>
            <w:tcW w:w="2547" w:type="dxa"/>
            <w:vAlign w:val="center"/>
          </w:tcPr>
          <w:p w14:paraId="00000090" w14:textId="77777777" w:rsidR="00FA0B4D" w:rsidRDefault="00D60A00">
            <w:pPr>
              <w:jc w:val="left"/>
              <w:rPr>
                <w:rFonts w:ascii="Times New Roman" w:eastAsia="Times New Roman" w:hAnsi="Times New Roman" w:cs="Times New Roman"/>
              </w:rPr>
            </w:pPr>
            <w:r>
              <w:rPr>
                <w:rStyle w:val="Refdecomentrio"/>
                <w:rFonts w:ascii="Times New Roman" w:eastAsia="Times New Roman" w:hAnsi="Times New Roman" w:cs="Times New Roman"/>
                <w:sz w:val="24"/>
                <w:szCs w:val="24"/>
              </w:rPr>
              <w:commentReference w:id="6"/>
            </w:r>
            <w:r>
              <w:rPr>
                <w:rFonts w:ascii="Times New Roman" w:eastAsia="Times New Roman" w:hAnsi="Times New Roman" w:cs="Times New Roman"/>
              </w:rPr>
              <w:t>Número de Vagas</w:t>
            </w:r>
          </w:p>
        </w:tc>
        <w:tc>
          <w:tcPr>
            <w:tcW w:w="5947" w:type="dxa"/>
            <w:vAlign w:val="center"/>
          </w:tcPr>
          <w:p w14:paraId="00000091"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80 vagas por semestre</w:t>
            </w:r>
          </w:p>
        </w:tc>
      </w:tr>
      <w:tr w:rsidR="00FA0B4D" w14:paraId="5B623F48" w14:textId="77777777">
        <w:trPr>
          <w:trHeight w:val="397"/>
          <w:jc w:val="center"/>
        </w:trPr>
        <w:tc>
          <w:tcPr>
            <w:tcW w:w="2547" w:type="dxa"/>
            <w:vAlign w:val="center"/>
          </w:tcPr>
          <w:p w14:paraId="00000092"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 xml:space="preserve">Duração </w:t>
            </w:r>
            <w:sdt>
              <w:sdtPr>
                <w:tag w:val="goog_rdk_6"/>
                <w:id w:val="667131973"/>
              </w:sdtPr>
              <w:sdtEndPr/>
              <w:sdtContent>
                <w:ins w:id="7" w:author="Cristina Pimenta de Mello Spineti Luz" w:date="2026-02-23T03:51:00Z">
                  <w:r>
                    <w:rPr>
                      <w:rFonts w:ascii="Times New Roman" w:eastAsia="Times New Roman" w:hAnsi="Times New Roman" w:cs="Times New Roman"/>
                    </w:rPr>
                    <w:t>Recomendada</w:t>
                  </w:r>
                </w:ins>
              </w:sdtContent>
            </w:sdt>
            <w:sdt>
              <w:sdtPr>
                <w:tag w:val="goog_rdk_7"/>
                <w:id w:val="2003214891"/>
              </w:sdtPr>
              <w:sdtEndPr/>
              <w:sdtContent>
                <w:del w:id="8" w:author="Cristina Pimenta de Mello Spineti Luz" w:date="2026-02-23T03:51:00Z">
                  <w:r>
                    <w:rPr>
                      <w:rFonts w:ascii="Times New Roman" w:eastAsia="Times New Roman" w:hAnsi="Times New Roman" w:cs="Times New Roman"/>
                    </w:rPr>
                    <w:delText>Mínima</w:delText>
                  </w:r>
                </w:del>
              </w:sdtContent>
            </w:sdt>
          </w:p>
        </w:tc>
        <w:tc>
          <w:tcPr>
            <w:tcW w:w="5947" w:type="dxa"/>
            <w:vAlign w:val="center"/>
          </w:tcPr>
          <w:p w14:paraId="00000093"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4 anos (8 semestres)</w:t>
            </w:r>
          </w:p>
        </w:tc>
      </w:tr>
      <w:tr w:rsidR="00FA0B4D" w14:paraId="63228BA4" w14:textId="77777777">
        <w:trPr>
          <w:trHeight w:val="397"/>
          <w:jc w:val="center"/>
        </w:trPr>
        <w:tc>
          <w:tcPr>
            <w:tcW w:w="2547" w:type="dxa"/>
            <w:vAlign w:val="center"/>
          </w:tcPr>
          <w:p w14:paraId="00000094"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Duração Máxima</w:t>
            </w:r>
          </w:p>
        </w:tc>
        <w:tc>
          <w:tcPr>
            <w:tcW w:w="5947" w:type="dxa"/>
            <w:vAlign w:val="center"/>
          </w:tcPr>
          <w:p w14:paraId="00000095" w14:textId="77777777" w:rsidR="00FA0B4D" w:rsidRDefault="00D60A00">
            <w:pPr>
              <w:jc w:val="left"/>
              <w:rPr>
                <w:rFonts w:ascii="Times New Roman" w:eastAsia="Times New Roman" w:hAnsi="Times New Roman" w:cs="Times New Roman"/>
              </w:rPr>
            </w:pPr>
            <w:sdt>
              <w:sdtPr>
                <w:tag w:val="goog_rdk_9"/>
                <w:id w:val="-1296772221"/>
              </w:sdtPr>
              <w:sdtEndPr/>
              <w:sdtContent>
                <w:ins w:id="9" w:author="Cristina Pimenta de Mello Spineti Luz" w:date="2026-02-23T03:51:00Z">
                  <w:r>
                    <w:rPr>
                      <w:rFonts w:ascii="Times New Roman" w:eastAsia="Times New Roman" w:hAnsi="Times New Roman" w:cs="Times New Roman"/>
                    </w:rPr>
                    <w:t>6</w:t>
                  </w:r>
                </w:ins>
              </w:sdtContent>
            </w:sdt>
            <w:sdt>
              <w:sdtPr>
                <w:tag w:val="goog_rdk_10"/>
                <w:id w:val="1164248882"/>
              </w:sdtPr>
              <w:sdtEndPr/>
              <w:sdtContent>
                <w:del w:id="10" w:author="Cristina Pimenta de Mello Spineti Luz" w:date="2026-02-23T03:51:00Z">
                  <w:r>
                    <w:rPr>
                      <w:rFonts w:ascii="Times New Roman" w:eastAsia="Times New Roman" w:hAnsi="Times New Roman" w:cs="Times New Roman"/>
                    </w:rPr>
                    <w:delText>7</w:delText>
                  </w:r>
                </w:del>
              </w:sdtContent>
            </w:sdt>
            <w:r>
              <w:rPr>
                <w:rFonts w:ascii="Times New Roman" w:eastAsia="Times New Roman" w:hAnsi="Times New Roman" w:cs="Times New Roman"/>
              </w:rPr>
              <w:t xml:space="preserve"> anos (1</w:t>
            </w:r>
            <w:sdt>
              <w:sdtPr>
                <w:tag w:val="goog_rdk_11"/>
                <w:id w:val="916043197"/>
              </w:sdtPr>
              <w:sdtEndPr/>
              <w:sdtContent>
                <w:ins w:id="11" w:author="Cristina Pimenta de Mello Spineti Luz" w:date="2026-02-23T03:51:00Z">
                  <w:r>
                    <w:rPr>
                      <w:rFonts w:ascii="Times New Roman" w:eastAsia="Times New Roman" w:hAnsi="Times New Roman" w:cs="Times New Roman"/>
                    </w:rPr>
                    <w:t>2</w:t>
                  </w:r>
                </w:ins>
              </w:sdtContent>
            </w:sdt>
            <w:sdt>
              <w:sdtPr>
                <w:tag w:val="goog_rdk_12"/>
                <w:id w:val="-1916224010"/>
              </w:sdtPr>
              <w:sdtEndPr/>
              <w:sdtContent>
                <w:del w:id="12" w:author="Cristina Pimenta de Mello Spineti Luz" w:date="2026-02-23T03:51:00Z">
                  <w:r>
                    <w:rPr>
                      <w:rFonts w:ascii="Times New Roman" w:eastAsia="Times New Roman" w:hAnsi="Times New Roman" w:cs="Times New Roman"/>
                    </w:rPr>
                    <w:delText>4</w:delText>
                  </w:r>
                </w:del>
              </w:sdtContent>
            </w:sdt>
            <w:r>
              <w:rPr>
                <w:rFonts w:ascii="Times New Roman" w:eastAsia="Times New Roman" w:hAnsi="Times New Roman" w:cs="Times New Roman"/>
              </w:rPr>
              <w:t xml:space="preserve"> semestres), conforme normas institucionais</w:t>
            </w:r>
          </w:p>
        </w:tc>
      </w:tr>
      <w:tr w:rsidR="00FA0B4D" w14:paraId="3F53EE4A" w14:textId="77777777">
        <w:trPr>
          <w:trHeight w:val="397"/>
          <w:jc w:val="center"/>
        </w:trPr>
        <w:tc>
          <w:tcPr>
            <w:tcW w:w="2547" w:type="dxa"/>
            <w:vAlign w:val="center"/>
          </w:tcPr>
          <w:p w14:paraId="00000096"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Carga Horária Total</w:t>
            </w:r>
          </w:p>
        </w:tc>
        <w:tc>
          <w:tcPr>
            <w:tcW w:w="5947" w:type="dxa"/>
            <w:vAlign w:val="center"/>
          </w:tcPr>
          <w:p w14:paraId="00000097"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3.000 horas</w:t>
            </w:r>
          </w:p>
        </w:tc>
      </w:tr>
      <w:tr w:rsidR="00FA0B4D" w14:paraId="11E97350" w14:textId="77777777">
        <w:trPr>
          <w:trHeight w:val="397"/>
          <w:jc w:val="center"/>
        </w:trPr>
        <w:tc>
          <w:tcPr>
            <w:tcW w:w="2547" w:type="dxa"/>
            <w:vAlign w:val="center"/>
          </w:tcPr>
          <w:p w14:paraId="00000098"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Leg. de Referência</w:t>
            </w:r>
          </w:p>
        </w:tc>
        <w:tc>
          <w:tcPr>
            <w:tcW w:w="5947" w:type="dxa"/>
            <w:vAlign w:val="center"/>
          </w:tcPr>
          <w:p w14:paraId="00000099"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Resolução CNE/CES nº 05/2021</w:t>
            </w:r>
          </w:p>
        </w:tc>
      </w:tr>
      <w:tr w:rsidR="00FA0B4D" w14:paraId="43F98327" w14:textId="77777777">
        <w:trPr>
          <w:trHeight w:val="397"/>
          <w:jc w:val="center"/>
        </w:trPr>
        <w:tc>
          <w:tcPr>
            <w:tcW w:w="2547" w:type="dxa"/>
            <w:vAlign w:val="center"/>
          </w:tcPr>
          <w:p w14:paraId="0000009A"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Ano de Início do Curso</w:t>
            </w:r>
          </w:p>
        </w:tc>
        <w:tc>
          <w:tcPr>
            <w:tcW w:w="5947" w:type="dxa"/>
            <w:vAlign w:val="center"/>
          </w:tcPr>
          <w:p w14:paraId="0000009B"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1965</w:t>
            </w:r>
          </w:p>
        </w:tc>
      </w:tr>
      <w:tr w:rsidR="00FA0B4D" w14:paraId="088C6748" w14:textId="77777777">
        <w:trPr>
          <w:trHeight w:val="397"/>
          <w:jc w:val="center"/>
        </w:trPr>
        <w:tc>
          <w:tcPr>
            <w:tcW w:w="2547" w:type="dxa"/>
            <w:vAlign w:val="center"/>
          </w:tcPr>
          <w:p w14:paraId="0000009C"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Site</w:t>
            </w:r>
          </w:p>
        </w:tc>
        <w:tc>
          <w:tcPr>
            <w:tcW w:w="5947" w:type="dxa"/>
            <w:vAlign w:val="center"/>
          </w:tcPr>
          <w:p w14:paraId="0000009D" w14:textId="77777777" w:rsidR="00FA0B4D" w:rsidRDefault="00D60A00">
            <w:pPr>
              <w:jc w:val="left"/>
              <w:rPr>
                <w:rFonts w:ascii="Times New Roman" w:eastAsia="Times New Roman" w:hAnsi="Times New Roman" w:cs="Times New Roman"/>
              </w:rPr>
            </w:pPr>
            <w:sdt>
              <w:sdtPr>
                <w:tag w:val="goog_rdk_13"/>
                <w:id w:val="710330873"/>
              </w:sdtPr>
              <w:sdtEndPr/>
              <w:sdtContent>
                <w:commentRangeStart w:id="13"/>
              </w:sdtContent>
            </w:sdt>
            <w:r>
              <w:rPr>
                <w:rFonts w:ascii="Times New Roman" w:eastAsia="Times New Roman" w:hAnsi="Times New Roman" w:cs="Times New Roman"/>
                <w:highlight w:val="cyan"/>
              </w:rPr>
              <w:t>[verificar qual colocar]</w:t>
            </w:r>
            <w:commentRangeEnd w:id="13"/>
            <w:r>
              <w:rPr>
                <w:rStyle w:val="Refdecomentrio"/>
                <w:rFonts w:ascii="Times New Roman" w:eastAsia="Times New Roman" w:hAnsi="Times New Roman" w:cs="Times New Roman"/>
                <w:sz w:val="24"/>
                <w:szCs w:val="24"/>
              </w:rPr>
              <w:commentReference w:id="13"/>
            </w:r>
          </w:p>
        </w:tc>
      </w:tr>
      <w:tr w:rsidR="00FA0B4D" w14:paraId="27B9D28F" w14:textId="77777777">
        <w:trPr>
          <w:trHeight w:val="397"/>
          <w:jc w:val="center"/>
        </w:trPr>
        <w:tc>
          <w:tcPr>
            <w:tcW w:w="2547" w:type="dxa"/>
            <w:vAlign w:val="center"/>
          </w:tcPr>
          <w:p w14:paraId="0000009E"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E-mail</w:t>
            </w:r>
          </w:p>
        </w:tc>
        <w:tc>
          <w:tcPr>
            <w:tcW w:w="5947" w:type="dxa"/>
            <w:vAlign w:val="center"/>
          </w:tcPr>
          <w:p w14:paraId="0000009F" w14:textId="77777777" w:rsidR="00FA0B4D" w:rsidRDefault="00D60A00">
            <w:pPr>
              <w:jc w:val="left"/>
              <w:rPr>
                <w:rFonts w:ascii="Times New Roman" w:eastAsia="Times New Roman" w:hAnsi="Times New Roman" w:cs="Times New Roman"/>
              </w:rPr>
            </w:pPr>
            <w:sdt>
              <w:sdtPr>
                <w:tag w:val="goog_rdk_14"/>
                <w:id w:val="-1083908333"/>
              </w:sdtPr>
              <w:sdtEndPr/>
              <w:sdtContent>
                <w:commentRangeStart w:id="14"/>
              </w:sdtContent>
            </w:sdt>
            <w:r>
              <w:rPr>
                <w:rFonts w:ascii="Times New Roman" w:eastAsia="Times New Roman" w:hAnsi="Times New Roman" w:cs="Times New Roman"/>
                <w:highlight w:val="cyan"/>
              </w:rPr>
              <w:t>[verificar qual colocar]</w:t>
            </w:r>
            <w:commentRangeEnd w:id="14"/>
            <w:r>
              <w:rPr>
                <w:rStyle w:val="Refdecomentrio"/>
                <w:rFonts w:ascii="Times New Roman" w:eastAsia="Times New Roman" w:hAnsi="Times New Roman" w:cs="Times New Roman"/>
                <w:sz w:val="24"/>
                <w:szCs w:val="24"/>
              </w:rPr>
              <w:commentReference w:id="14"/>
            </w:r>
          </w:p>
        </w:tc>
      </w:tr>
    </w:tbl>
    <w:p w14:paraId="000000A0" w14:textId="77777777" w:rsidR="00FA0B4D" w:rsidRDefault="00FA0B4D">
      <w:pPr>
        <w:rPr>
          <w:rFonts w:ascii="Times New Roman" w:eastAsia="Times New Roman" w:hAnsi="Times New Roman" w:cs="Times New Roman"/>
        </w:rPr>
      </w:pPr>
    </w:p>
    <w:p w14:paraId="000000A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Ao longo de sua trajetória, o Curso de Administração da UFRJ passou por sucessivas reformulações curriculares, refletindo transformações no campo da Administração, no contexto socioeconômico brasileiro e nas diretrizes nacionais de formação. A atual proposta pedagógica preserva esse legado institucional e promove atualização da estrutura curricular e das práticas formativas, conforme detalhado nos Capítulos 2 (Concepção Pedagógica do Curso), 3 (Objetivos e Perfil do Egresso) e 4 (Estrutura Curricular).</w:t>
      </w:r>
    </w:p>
    <w:p w14:paraId="000000A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A elaboração deste PPC resultou de processo coletivo conduzido no âmbito do Departamento responsável pelo curso, com participação do Núcleo Docente Estruturante (NDE), do Colegiado de Curso, de estudantes e de técnicos-administrativos em educação, conforme instâncias de governança descritas na Seção 7.1. O processo envolveu a análise crítica do PPC anterior, o exame de indicadores acadêmicos, o diálogo com a comunidade universitária e a observação de experiências de referência no ensino de Administração, em</w:t>
      </w:r>
      <w:r>
        <w:rPr>
          <w:rFonts w:ascii="Times New Roman" w:eastAsia="Times New Roman" w:hAnsi="Times New Roman" w:cs="Times New Roman"/>
        </w:rPr>
        <w:t xml:space="preserve"> âmbito nacional e internacional.</w:t>
      </w:r>
    </w:p>
    <w:p w14:paraId="000000A3"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rPr>
        <w:t>Dessa forma, o presente PPC configura-se como um guia institucional de referência para docentes, discentes, gestores acadêmicos e demais interessados em compreender a proposta formativa do Curso de Administração da UFRJ. Ao articular tradição acadêmica e atualização pedagógica, o documento reafirma o compromisso da Universidade com uma formação pública, gratuita, inclusiva e de excelência, orientada para os desafios contemporâneos da gestão e para a construção de uma sociedade mais justa, democrática e sust</w:t>
      </w:r>
      <w:r>
        <w:rPr>
          <w:rFonts w:ascii="Times New Roman" w:eastAsia="Times New Roman" w:hAnsi="Times New Roman" w:cs="Times New Roman"/>
        </w:rPr>
        <w:t>entável.</w:t>
      </w:r>
    </w:p>
    <w:p w14:paraId="000000A4" w14:textId="77777777" w:rsidR="00FA0B4D" w:rsidRDefault="00D60A00">
      <w:pPr>
        <w:rPr>
          <w:rFonts w:ascii="Times New Roman" w:eastAsia="Times New Roman" w:hAnsi="Times New Roman" w:cs="Times New Roman"/>
          <w:b/>
          <w:bCs/>
        </w:rPr>
      </w:pPr>
      <w:r>
        <w:br w:type="page"/>
      </w:r>
    </w:p>
    <w:p w14:paraId="000000A5"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2. Concepção Pedagógica do Curso </w:t>
      </w:r>
      <w:r>
        <w:rPr>
          <w:rFonts w:ascii="Times New Roman" w:eastAsia="Times New Roman" w:hAnsi="Times New Roman" w:cs="Times New Roman"/>
          <w:b/>
          <w:bCs/>
          <w:highlight w:val="yellow"/>
        </w:rPr>
        <w:t>[trechos das partes 2 e 3]</w:t>
      </w:r>
    </w:p>
    <w:p w14:paraId="000000A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concepção pedagógica do Curso de Administração da Faculdade de Administração e Ciências Contábeis da Universidade Federal do Rio de Janeiro fundamenta-se em visão contemporânea da formação do administrador, em consonância com as Diretrizes Curriculares Nacionais do Curso de Graduação em Administração, com o Plano de Desenvolvimento Institucional da UFRJ e com as transformações sociais, econômicas e organizacionais que caracterizam os contextos regional, nacional e global.</w:t>
      </w:r>
    </w:p>
    <w:p w14:paraId="000000A7"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proposta formativa orienta-se pela compreensão da Administração como campo científico e profissional que articula análise crítica, capacidade técnica e responsabilidade social. Nesse sentido, a formação do discente é concebida de maneira integral, articulando conhecimentos técnico-científicos, fundamentos humanísticos e princípios éticos, em conformidade com a indissociabilidade entre ensino, pesquisa e extensão.</w:t>
      </w:r>
    </w:p>
    <w:p w14:paraId="000000A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desdobramentos dessa concepção encontram-se explicitados nas Seções 2.1 (Missão, Visão e Valores), 2.2 (Princípios Formativos), 2.3 (Articulação Ensino–Pesquisa–Extensão), 2.4 (Compromissos Éticos, Sociais e Públicos) e 2.5 (Práticas de Integração com o Mundo do Trabalho), sendo posteriormente operacionalizados na organização curricular (Capítulo 4), nos processos de ensino e avaliação (Capítulo 5) e nas atividades acadêmicas integradoras (Capítulo 6).</w:t>
      </w:r>
    </w:p>
    <w:p w14:paraId="000000A9" w14:textId="77777777" w:rsidR="00FA0B4D" w:rsidRDefault="00FA0B4D">
      <w:pPr>
        <w:rPr>
          <w:rFonts w:ascii="Times New Roman" w:eastAsia="Times New Roman" w:hAnsi="Times New Roman" w:cs="Times New Roman"/>
        </w:rPr>
      </w:pPr>
    </w:p>
    <w:p w14:paraId="000000A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2.1 Missão, Visão e Valores do Curso</w:t>
      </w:r>
    </w:p>
    <w:p w14:paraId="000000A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missão do Curso de Administração consiste em formar administradores com sólida base técnico-científica e formação humanística, capazes de atuar de forma ética, crítica e inovadora em diferentes contextos organizacionais, comprometidos com o desenvolvimento econômico, social e ambiental, em consonância com os princípios da Universidade Federal do Rio de Janeiro e com as demandas da sociedade.</w:t>
      </w:r>
    </w:p>
    <w:p w14:paraId="000000A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Essa missão alinha-se à diretriz institucional estabelecida no Plano de Desenvolvimento Institucional 2025–2029 da Universidade, que orienta</w:t>
      </w:r>
      <w:r>
        <w:t xml:space="preserve"> </w:t>
      </w:r>
      <w:r>
        <w:rPr>
          <w:rFonts w:ascii="Times New Roman" w:eastAsia="Times New Roman" w:hAnsi="Times New Roman" w:cs="Times New Roman"/>
        </w:rPr>
        <w:t xml:space="preserve">a formação de cidadãos críticos por meio da integração entre ensino, pesquisa e extensão. </w:t>
      </w:r>
      <w:sdt>
        <w:sdtPr>
          <w:tag w:val="goog_rdk_15"/>
          <w:id w:val="-393284629"/>
        </w:sdtPr>
        <w:sdtEndPr/>
        <w:sdtContent>
          <w:commentRangeStart w:id="15"/>
        </w:sdtContent>
      </w:sdt>
      <w:r>
        <w:rPr>
          <w:rFonts w:ascii="Times New Roman" w:eastAsia="Times New Roman" w:hAnsi="Times New Roman" w:cs="Times New Roman"/>
        </w:rPr>
        <w:t>No âmbito do curso, tal alinhamento se materializa na organização curricular (Seção 4.1), nas práticas pedagógicas (Capítulo 5) e nas atividades acadêmicas integradoras (Capítulo 6).</w:t>
      </w:r>
      <w:commentRangeEnd w:id="15"/>
      <w:r>
        <w:rPr>
          <w:rStyle w:val="Refdecomentrio"/>
          <w:rFonts w:ascii="Times New Roman" w:eastAsia="Times New Roman" w:hAnsi="Times New Roman" w:cs="Times New Roman"/>
          <w:sz w:val="24"/>
          <w:szCs w:val="24"/>
        </w:rPr>
        <w:commentReference w:id="15"/>
      </w:r>
    </w:p>
    <w:p w14:paraId="000000A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A visão do curso é consolidar-se como referência na formação de administradores no ensino público federal, reconhecido pela qualidade acadêmica, pela consistência teórico-metodológica e pelo compromisso público e social. Neste sentido, o curso orienta-se pelos seguintes valores institucionais:</w:t>
      </w:r>
    </w:p>
    <w:p w14:paraId="000000AE" w14:textId="77777777" w:rsidR="00FA0B4D" w:rsidRDefault="00D60A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Ética e responsabilidade social;</w:t>
      </w:r>
    </w:p>
    <w:p w14:paraId="000000AF" w14:textId="77777777" w:rsidR="00FA0B4D" w:rsidRDefault="00D60A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Respeito à diversidade e vedação à qualquer forma de discriminação;</w:t>
      </w:r>
    </w:p>
    <w:p w14:paraId="000000B0" w14:textId="77777777" w:rsidR="00FA0B4D" w:rsidRDefault="00D60A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Compromisso com a sustentabilidade e com a educação regenerativa;</w:t>
      </w:r>
    </w:p>
    <w:p w14:paraId="000000B1" w14:textId="77777777" w:rsidR="00FA0B4D" w:rsidRDefault="00D60A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Valorização do conhecimento científico, da inovação e do pensamento crítico;</w:t>
      </w:r>
    </w:p>
    <w:p w14:paraId="000000B2" w14:textId="77777777" w:rsidR="00FA0B4D" w:rsidRDefault="00D60A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Defesa do caráter público da universidade e do interesse coletivo;</w:t>
      </w:r>
    </w:p>
    <w:p w14:paraId="000000B3" w14:textId="77777777" w:rsidR="00FA0B4D" w:rsidRDefault="00D60A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Transparência, participação e construção coletiva dos processos formativos.</w:t>
      </w:r>
    </w:p>
    <w:p w14:paraId="000000B4" w14:textId="77777777" w:rsidR="00FA0B4D" w:rsidRDefault="00FA0B4D">
      <w:pPr>
        <w:rPr>
          <w:rFonts w:ascii="Times New Roman" w:eastAsia="Times New Roman" w:hAnsi="Times New Roman" w:cs="Times New Roman"/>
        </w:rPr>
      </w:pPr>
    </w:p>
    <w:p w14:paraId="000000B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2.2 Princípios Formativos do Curso</w:t>
      </w:r>
    </w:p>
    <w:p w14:paraId="000000B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princípios formativos orientam a organização curricular, as metodologias de ensino e os processos avaliativos, assegurando coerência entre os objetivos do curso (Seção 3.1), o perfil do egresso (Seção 3.2) e a estrutura curricular (Capítulo 4). Constituem princípios estruturantes da formação:</w:t>
      </w:r>
    </w:p>
    <w:p w14:paraId="000000B7" w14:textId="77777777" w:rsidR="00FA0B4D" w:rsidRDefault="00D60A00">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Formação por competências: orienta-se pelo desenvolvimento integrado de conhecimentos, habilidades e atitudes necessárias ao exercício profissional do administrador. Essa perspectiva ultrapassa a mera transmissão de conteúdos, privilegiando a mobilização crítica de saberes em situações concretas, a capacidade de tomada de decisão fundamentada em evidências, a resolução de problemas complexos e a atuação responsável em diferentes contextos organizacionais. A articulação entre fundamentos teóricos e aplicaçõe</w:t>
      </w:r>
      <w:r>
        <w:rPr>
          <w:rFonts w:ascii="Times New Roman" w:eastAsia="Times New Roman" w:hAnsi="Times New Roman" w:cs="Times New Roman"/>
          <w:color w:val="000000"/>
        </w:rPr>
        <w:t>s práticas busca assegurar consistência analítica, autonomia intelectual e maturidade profissional.</w:t>
      </w:r>
    </w:p>
    <w:p w14:paraId="000000B8" w14:textId="77777777" w:rsidR="00FA0B4D" w:rsidRDefault="00D60A00">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Flexibilidade curricular: constitui princípio organizador da trajetória formativa, permitindo ao estudante construir percursos acadêmicos diversificados e coerentes com seus interesses, projetos profissionais e campos de aprofundamento. Essa diretriz traduz-se na combinação entre componentes curriculares obrigatórios, optativos e atividades acadêmicas integradoras, conforme detalhado na Seção 4.4, assegurando equilíbrio entre formação comum estruturante e possibilidades de diferenciação formativa.</w:t>
      </w:r>
    </w:p>
    <w:p w14:paraId="000000B9" w14:textId="77777777" w:rsidR="00FA0B4D" w:rsidRDefault="00D60A00">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Contextualização e responsabilidade social: favorece a análise crítica das realidades regional, nacional e global, estimulando a compreensão das desigualdades estruturais, dos desafios do desenvolvimento sustentável e das demandas contemporâneas das organizações públicas, privadas e do terceiro setor. A responsabilidade social orienta a atuação profissional comprometida com o interesse coletivo e com a promoção de práticas organizacionais mais inclusivas e sustentáveis.</w:t>
      </w:r>
    </w:p>
    <w:p w14:paraId="000000BA" w14:textId="77777777" w:rsidR="00FA0B4D" w:rsidRDefault="00D60A00">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Visão sistêmica e abordagem da complexidade: a compreensão das organizações como sistemas dinâmicos, interdependentes e inseridos em ambientes incertos e multifacetados constitui fundamento da proposta formativa. A abordagem da complexidade estimula a superação de análises fragmentadas e reducionistas, promovendo a integração entre diferentes áreas funcionais da Administração e entre distintos níveis de análise (individual, organizacional e institucional). Tal perspectiva fortalece a capacidade de análise e</w:t>
      </w:r>
      <w:r>
        <w:rPr>
          <w:rFonts w:ascii="Times New Roman" w:eastAsia="Times New Roman" w:hAnsi="Times New Roman" w:cs="Times New Roman"/>
          <w:color w:val="000000"/>
        </w:rPr>
        <w:t>stratégica e de gestão em ambientes de mudança contínua.</w:t>
      </w:r>
    </w:p>
    <w:p w14:paraId="000000BB" w14:textId="77777777" w:rsidR="00FA0B4D" w:rsidRDefault="00D60A00">
      <w:pPr>
        <w:numPr>
          <w:ilvl w:val="0"/>
          <w:numId w:val="1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Transdisciplinaridade: a formação em Administração demanda diálogo permanente com diferentes campos do conhecimento, como Economia, Sociologia, Ciência Política, Direito, Psicologia, Métodos Quantitativos e demais áreas correlatas. A transdisciplinaridade, nesse sentido, não se limita à justaposição de conteúdos, mas pressupõe integração conceitual e metodológica, ampliando a capacidade de compreensão de problemas complexos e favorecendo a construção de soluções inovadoras.</w:t>
      </w:r>
    </w:p>
    <w:p w14:paraId="000000B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Esses princípios são operacionalizados nas metodologias de ensino-aprendizagem (Seção 5.2), nos processos de avaliação (Seção 5.3) e nas atividades acadêmicas integradoras (Capítulo 6).</w:t>
      </w:r>
    </w:p>
    <w:p w14:paraId="000000BD" w14:textId="77777777" w:rsidR="00FA0B4D" w:rsidRDefault="00FA0B4D">
      <w:pPr>
        <w:rPr>
          <w:rFonts w:ascii="Times New Roman" w:eastAsia="Times New Roman" w:hAnsi="Times New Roman" w:cs="Times New Roman"/>
        </w:rPr>
      </w:pPr>
    </w:p>
    <w:p w14:paraId="000000B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2.3 Articulação Ensino–Pesquisa–Extensão</w:t>
      </w:r>
    </w:p>
    <w:p w14:paraId="000000B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indissociabilidade entre ensino, pesquisa e extensão constitui princípio estruturante da formação no Curso de Administração, em conformidade com o Estatuto e o Projeto Institucional da Universidade, bem como com as Diretrizes Curriculares Nacionais. Neste sentido, os estudantes do curso têm acesso a múltiplas oportunidades de participação em projetos de ensino, pesquisa e extensão, desenvolvidos sob a orientação de docentes qualificados e vinculados a diferentes grupos e linhas de pesquisa, abrangendo ini</w:t>
      </w:r>
      <w:r>
        <w:rPr>
          <w:rFonts w:ascii="Times New Roman" w:eastAsia="Times New Roman" w:hAnsi="Times New Roman" w:cs="Times New Roman"/>
        </w:rPr>
        <w:t xml:space="preserve">ciativas </w:t>
      </w:r>
      <w:r>
        <w:rPr>
          <w:rFonts w:ascii="Times New Roman" w:eastAsia="Times New Roman" w:hAnsi="Times New Roman" w:cs="Times New Roman"/>
        </w:rPr>
        <w:lastRenderedPageBreak/>
        <w:t>de natureza científica, tecnológica, artística e cultural. Esse ambiente favorece a formação acadêmica ampliada, estimulando o protagonismo discente, a iniciação científica, a inserção em projetos extensionistas e a vivência de experiências formativas para além da sala de aula.</w:t>
      </w:r>
    </w:p>
    <w:p w14:paraId="000000C0"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No âmbito da pesquisa, o curso possui cerca de </w:t>
      </w:r>
      <w:r>
        <w:rPr>
          <w:rFonts w:ascii="Times New Roman" w:eastAsia="Times New Roman" w:hAnsi="Times New Roman" w:cs="Times New Roman"/>
          <w:highlight w:val="cyan"/>
        </w:rPr>
        <w:t>[x grupos de pesquisa</w:t>
      </w:r>
      <w:r>
        <w:rPr>
          <w:rFonts w:ascii="Times New Roman" w:eastAsia="Times New Roman" w:hAnsi="Times New Roman" w:cs="Times New Roman"/>
          <w:highlight w:val="cyan"/>
          <w:vertAlign w:val="superscript"/>
        </w:rPr>
        <w:footnoteReference w:id="3"/>
      </w:r>
      <w:r>
        <w:rPr>
          <w:rFonts w:ascii="Times New Roman" w:eastAsia="Times New Roman" w:hAnsi="Times New Roman" w:cs="Times New Roman"/>
          <w:highlight w:val="cyan"/>
        </w:rPr>
        <w:t>]</w:t>
      </w:r>
      <w:r>
        <w:rPr>
          <w:rFonts w:ascii="Times New Roman" w:eastAsia="Times New Roman" w:hAnsi="Times New Roman" w:cs="Times New Roman"/>
        </w:rPr>
        <w:t xml:space="preserve"> que refletem a pluralidade intelectual e a diversidade dos temas de pesquisa, promovendo a participação discente em programas de iniciação científica, Semanas de Integração Acadêmica (SIAc), além da integração aos grupos e projetos de pesquisa coordenados por docentes da FACC e de outras unidades da UFRJ, vinculados a programas de pós-graduação da instituição. Essas atividades contribuem para o desenvolvimento do pensamento científico, da autonomia intelectual e da capacidade analítica, estimulando a prod</w:t>
      </w:r>
      <w:r>
        <w:rPr>
          <w:rFonts w:ascii="Times New Roman" w:eastAsia="Times New Roman" w:hAnsi="Times New Roman" w:cs="Times New Roman"/>
        </w:rPr>
        <w:t>ução e a difusão do conhecimento.</w:t>
      </w:r>
    </w:p>
    <w:p w14:paraId="000000C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No campo da extensão, o curso integra a política institucional que estabelece a integralização mínima de 10% da carga horária curricular em atividades extensionistas, conforme detalhado na Seção 6.1. As atividades de extensão caracterizam-se pela interação dialógica entre a universidade e a sociedade e concretizam-se por meio de projetos, programas, cursos, oficinas e outras iniciativas que possibilitam a aplicação dos conhecimentos acadêmicos em contextos sociais e organizacionais diversos, reforçando o co</w:t>
      </w:r>
      <w:r>
        <w:rPr>
          <w:rFonts w:ascii="Times New Roman" w:eastAsia="Times New Roman" w:hAnsi="Times New Roman" w:cs="Times New Roman"/>
        </w:rPr>
        <w:t xml:space="preserve">mpromisso público e social da formação do administrador. A participação da comunidade acadêmica é ampliada anualmente, atualmente contando com cerca de </w:t>
      </w:r>
      <w:r>
        <w:rPr>
          <w:rFonts w:ascii="Times New Roman" w:eastAsia="Times New Roman" w:hAnsi="Times New Roman" w:cs="Times New Roman"/>
          <w:highlight w:val="cyan"/>
        </w:rPr>
        <w:t>[x projetos de extensão</w:t>
      </w:r>
      <w:r>
        <w:rPr>
          <w:rFonts w:ascii="Times New Roman" w:eastAsia="Times New Roman" w:hAnsi="Times New Roman" w:cs="Times New Roman"/>
          <w:highlight w:val="cyan"/>
          <w:vertAlign w:val="superscript"/>
        </w:rPr>
        <w:footnoteReference w:id="4"/>
      </w:r>
      <w:r>
        <w:rPr>
          <w:rFonts w:ascii="Times New Roman" w:eastAsia="Times New Roman" w:hAnsi="Times New Roman" w:cs="Times New Roman"/>
          <w:highlight w:val="cyan"/>
        </w:rPr>
        <w:t>]</w:t>
      </w:r>
      <w:r>
        <w:rPr>
          <w:rFonts w:ascii="Times New Roman" w:eastAsia="Times New Roman" w:hAnsi="Times New Roman" w:cs="Times New Roman"/>
        </w:rPr>
        <w:t xml:space="preserve"> em andamento sob coordenação de seu corpo docente. </w:t>
      </w:r>
      <w:sdt>
        <w:sdtPr>
          <w:tag w:val="goog_rdk_16"/>
          <w:id w:val="916919026"/>
        </w:sdtPr>
        <w:sdtEndPr/>
        <w:sdtContent>
          <w:commentRangeStart w:id="16"/>
        </w:sdtContent>
      </w:sdt>
      <w:r>
        <w:rPr>
          <w:rFonts w:ascii="Times New Roman" w:eastAsia="Times New Roman" w:hAnsi="Times New Roman" w:cs="Times New Roman"/>
        </w:rPr>
        <w:t>As.</w:t>
      </w:r>
      <w:commentRangeEnd w:id="16"/>
      <w:r>
        <w:rPr>
          <w:rStyle w:val="Refdecomentrio"/>
          <w:rFonts w:ascii="Times New Roman" w:eastAsia="Times New Roman" w:hAnsi="Times New Roman" w:cs="Times New Roman"/>
          <w:sz w:val="24"/>
          <w:szCs w:val="24"/>
        </w:rPr>
        <w:commentReference w:id="16"/>
      </w:r>
    </w:p>
    <w:p w14:paraId="000000C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articulação entre essas dimensões é viabilizada pelas características mistas do corpo docente, composto por professores com formação diversificada e produção acadêmica em </w:t>
      </w:r>
      <w:sdt>
        <w:sdtPr>
          <w:tag w:val="goog_rdk_17"/>
          <w:id w:val="-1906946602"/>
        </w:sdtPr>
        <w:sdtEndPr/>
        <w:sdtContent>
          <w:commentRangeStart w:id="17"/>
        </w:sdtContent>
      </w:sdt>
      <w:r>
        <w:rPr>
          <w:rFonts w:ascii="Times New Roman" w:eastAsia="Times New Roman" w:hAnsi="Times New Roman" w:cs="Times New Roman"/>
        </w:rPr>
        <w:t>áreas estratégicas da Administração</w:t>
      </w:r>
      <w:commentRangeEnd w:id="17"/>
      <w:r>
        <w:rPr>
          <w:rStyle w:val="Refdecomentrio"/>
          <w:rFonts w:ascii="Times New Roman" w:eastAsia="Times New Roman" w:hAnsi="Times New Roman" w:cs="Times New Roman"/>
          <w:sz w:val="24"/>
          <w:szCs w:val="24"/>
        </w:rPr>
        <w:commentReference w:id="17"/>
      </w:r>
      <w:r>
        <w:rPr>
          <w:rFonts w:ascii="Times New Roman" w:eastAsia="Times New Roman" w:hAnsi="Times New Roman" w:cs="Times New Roman"/>
        </w:rPr>
        <w:t>, como Estratégia, Finanças, Marketing, Gestão de Pessoas, Operações e Logística, Estudos Organizacionais, Administração Pública e Empreendedorismo. Essa diversidade temática fortalece a articulação entre os 3 eixos, amplia as possibilidades de aprofundamento discente e assegura alinhamento com os desafios contemporâneos da gestão em diferentes contextos organizacionais.</w:t>
      </w:r>
    </w:p>
    <w:p w14:paraId="000000C3" w14:textId="77777777" w:rsidR="00FA0B4D" w:rsidRDefault="00FA0B4D">
      <w:pPr>
        <w:rPr>
          <w:rFonts w:ascii="Times New Roman" w:eastAsia="Times New Roman" w:hAnsi="Times New Roman" w:cs="Times New Roman"/>
        </w:rPr>
      </w:pPr>
    </w:p>
    <w:p w14:paraId="000000C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 xml:space="preserve">2.4 Compromissos Éticos, Sociais e Públicos </w:t>
      </w:r>
      <w:r>
        <w:rPr>
          <w:rFonts w:ascii="Times New Roman" w:eastAsia="Times New Roman" w:hAnsi="Times New Roman" w:cs="Times New Roman"/>
          <w:highlight w:val="yellow"/>
        </w:rPr>
        <w:t>[trechos da seção 5.4]</w:t>
      </w:r>
    </w:p>
    <w:p w14:paraId="000000C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Curso de Administração da FACC/UFRJ assume compromissos éticos, sociais e públicos indissociáveis da natureza da universidade pública brasileira e em consonância com a legislação educacional vigente e as Diretrizes Curriculares Nacionais. </w:t>
      </w:r>
      <w:sdt>
        <w:sdtPr>
          <w:tag w:val="goog_rdk_18"/>
          <w:id w:val="-1190294826"/>
        </w:sdtPr>
        <w:sdtEndPr/>
        <w:sdtContent>
          <w:commentRangeStart w:id="18"/>
        </w:sdtContent>
      </w:sdt>
      <w:r>
        <w:rPr>
          <w:rFonts w:ascii="Times New Roman" w:eastAsia="Times New Roman" w:hAnsi="Times New Roman" w:cs="Times New Roman"/>
        </w:rPr>
        <w:t>Esses compromissos orientam transversalmente a organização curricular e as práticas pedagógicas, assegurando a abordagem de temas como ética profissional, direitos humanos, diversidade, equidade e sustentabilidade.</w:t>
      </w:r>
      <w:commentRangeEnd w:id="18"/>
      <w:r>
        <w:rPr>
          <w:rStyle w:val="Refdecomentrio"/>
          <w:rFonts w:ascii="Times New Roman" w:eastAsia="Times New Roman" w:hAnsi="Times New Roman" w:cs="Times New Roman"/>
          <w:sz w:val="24"/>
          <w:szCs w:val="24"/>
        </w:rPr>
        <w:commentReference w:id="18"/>
      </w:r>
    </w:p>
    <w:p w14:paraId="000000C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Esses compromissos se materializam na incorporação estruturante de temas relacionados à ética, aos direitos humanos, à diversidade, à equidade, à sustentabilidade e à educação regenerativa, não apenas como conteúdos formais, mas como princípios orientadores da prática pedagógica, da organização curricular (Capítulo 4) e das atividades acadêmicas integradoras (Capítulo 6). O curso reafirma seu repúdio a qualquer forma de discriminação e promove o respeito às diferenças de gênero, raça, etnia, orientação sexu</w:t>
      </w:r>
      <w:r>
        <w:rPr>
          <w:rFonts w:ascii="Times New Roman" w:eastAsia="Times New Roman" w:hAnsi="Times New Roman" w:cs="Times New Roman"/>
        </w:rPr>
        <w:t>al, crenças, condições socioeconômicas e demais expressões da diversidade humana, reconhecendo o papel das organizações na promoção de ambientes mais inclusivos e responsáveis.</w:t>
      </w:r>
    </w:p>
    <w:p w14:paraId="000000C7" w14:textId="77777777" w:rsidR="00FA0B4D" w:rsidRDefault="00D60A00">
      <w:pPr>
        <w:rPr>
          <w:rFonts w:ascii="Times New Roman" w:eastAsia="Times New Roman" w:hAnsi="Times New Roman" w:cs="Times New Roman"/>
        </w:rPr>
      </w:pPr>
      <w:sdt>
        <w:sdtPr>
          <w:tag w:val="goog_rdk_19"/>
          <w:id w:val="1931529350"/>
        </w:sdtPr>
        <w:sdtEndPr/>
        <w:sdtContent>
          <w:commentRangeStart w:id="19"/>
        </w:sdtContent>
      </w:sdt>
      <w:r>
        <w:rPr>
          <w:rFonts w:ascii="Times New Roman" w:eastAsia="Times New Roman" w:hAnsi="Times New Roman" w:cs="Times New Roman"/>
        </w:rPr>
        <w:t>Em conformidade com a legislação federal específica e com as normativas institucionais da UFRJ, o PPC assegura a abordagem transversal de conteúdos relativos à Educação Ambiental, à Educação das Relações Étnico-Raciais e ao ensino de História e Cultura Afro-Brasileira e Indígena, à Educação em Direitos Humanos, à Política de Sustentabilidade e Educação Regenerativa</w:t>
      </w:r>
      <w:commentRangeEnd w:id="19"/>
      <w:r>
        <w:rPr>
          <w:rStyle w:val="Refdecomentrio"/>
          <w:rFonts w:ascii="Times New Roman" w:eastAsia="Times New Roman" w:hAnsi="Times New Roman" w:cs="Times New Roman"/>
          <w:sz w:val="24"/>
          <w:szCs w:val="24"/>
        </w:rPr>
        <w:commentReference w:id="19"/>
      </w:r>
      <w:r>
        <w:rPr>
          <w:rFonts w:ascii="Times New Roman" w:eastAsia="Times New Roman" w:hAnsi="Times New Roman" w:cs="Times New Roman"/>
        </w:rPr>
        <w:t>, bem como à acessibilidade comunicacional, por meio da oferta de Língua Brasileira de Sinais (LIBRAS) como disciplina optativa. A incorporação dessas temáticas ocorre de forma articulada na matriz curricular, contemplando disciplinas obrigatórias e optativas, além de projetos de extensão, atividades complementares, estágio supervisionado e Trabalho de Conclusão de Curso, assegurando aderência às diretrizes nacionais e evidenciando coerência entre perfil do egresso, objetivos formativos e estrutura curricul</w:t>
      </w:r>
      <w:r>
        <w:rPr>
          <w:rFonts w:ascii="Times New Roman" w:eastAsia="Times New Roman" w:hAnsi="Times New Roman" w:cs="Times New Roman"/>
        </w:rPr>
        <w:t>ar.</w:t>
      </w:r>
    </w:p>
    <w:p w14:paraId="000000C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Ao valorizar o caráter público da Universidade e o interesse coletivo, o curso reafirma seu compromisso com a formação de administradores capazes de atuar em organizações públicas, privadas e do terceiro setor com responsabilidade socioambiental, postura ética, sensibilidade às desigualdades estruturais e capacidade de contribuir para o desenvolvimento regional e nacional.</w:t>
      </w:r>
    </w:p>
    <w:p w14:paraId="000000C9" w14:textId="77777777" w:rsidR="00FA0B4D" w:rsidRDefault="00FA0B4D">
      <w:pPr>
        <w:rPr>
          <w:rFonts w:ascii="Times New Roman" w:eastAsia="Times New Roman" w:hAnsi="Times New Roman" w:cs="Times New Roman"/>
        </w:rPr>
      </w:pPr>
    </w:p>
    <w:p w14:paraId="000000C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2.5 Práticas de Integração com o Mundo do Trabalho</w:t>
      </w:r>
    </w:p>
    <w:p w14:paraId="000000C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integração com o mundo do trabalho constitui dimensão estruturante da formação, promovendo a articulação entre fundamentos teóricos e prática profissional. Neste sentido, o estágio curricular supervisionado configura-se como componente obrigatório do curso, com carga horária de 180 horas, nos termos da legislação vigente, conforme detalhado na Seção 6.2.</w:t>
      </w:r>
    </w:p>
    <w:p w14:paraId="000000C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Além do estágio obrigatório, é facultada ao estudante a realização de estágios não obrigatórios, ampliando sua experiência profissional e sua inserção no mundo do trabalho. As normas e procedimentos relativos ao estágio encontram-se definidos em regulamento próprio do curso, apresentado em anexo específico, observadas as disposições da Lei nº 11.788/2008 e da Resolução CEG nº 12/2008.</w:t>
      </w:r>
    </w:p>
    <w:p w14:paraId="000000C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Essas práticas reforçam o compromisso do curso com uma formação aplicada, crítica e contextualizada, preparando o egresso para os desafios contemporâneos da atuação profissional em Administração.  Considerando a Resolução CEG nº 12/2008 e a Lei nº 11.788/2008, o Programa de Estágio do Curso de Administração consta no </w:t>
      </w:r>
      <w:r>
        <w:rPr>
          <w:rFonts w:ascii="Times New Roman" w:eastAsia="Times New Roman" w:hAnsi="Times New Roman" w:cs="Times New Roman"/>
          <w:highlight w:val="cyan"/>
        </w:rPr>
        <w:t>Anexo A.</w:t>
      </w:r>
    </w:p>
    <w:p w14:paraId="000000CE" w14:textId="77777777" w:rsidR="00FA0B4D" w:rsidRDefault="00FA0B4D">
      <w:pPr>
        <w:rPr>
          <w:rFonts w:ascii="Times New Roman" w:eastAsia="Times New Roman" w:hAnsi="Times New Roman" w:cs="Times New Roman"/>
        </w:rPr>
      </w:pPr>
    </w:p>
    <w:p w14:paraId="000000CF" w14:textId="77777777" w:rsidR="00FA0B4D" w:rsidRDefault="00FA0B4D">
      <w:pPr>
        <w:rPr>
          <w:rFonts w:ascii="Times New Roman" w:eastAsia="Times New Roman" w:hAnsi="Times New Roman" w:cs="Times New Roman"/>
        </w:rPr>
      </w:pPr>
    </w:p>
    <w:p w14:paraId="000000D0" w14:textId="77777777" w:rsidR="00FA0B4D" w:rsidRDefault="00D60A00">
      <w:pPr>
        <w:rPr>
          <w:rFonts w:ascii="Times New Roman" w:eastAsia="Times New Roman" w:hAnsi="Times New Roman" w:cs="Times New Roman"/>
          <w:b/>
          <w:bCs/>
        </w:rPr>
      </w:pPr>
      <w:r>
        <w:br w:type="page"/>
      </w:r>
    </w:p>
    <w:p w14:paraId="000000D1"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3. Objetivos do Curso e Perfil do Egresso </w:t>
      </w:r>
      <w:r>
        <w:rPr>
          <w:rFonts w:ascii="Times New Roman" w:eastAsia="Times New Roman" w:hAnsi="Times New Roman" w:cs="Times New Roman"/>
          <w:b/>
          <w:bCs/>
          <w:highlight w:val="yellow"/>
        </w:rPr>
        <w:t>[trechos das partes 3.1 e 4]</w:t>
      </w:r>
    </w:p>
    <w:p w14:paraId="000000D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3.1 Objetivos do Curso</w:t>
      </w:r>
    </w:p>
    <w:p w14:paraId="000000D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Curso de Administração da Faculdade de Administração e Ciências Contábeis da UFRJ tem como objetivo geral formar profissionais com sólida base técnico-científica, visão crítica e capacidade analítica, preparados para atuar de maneira ética, responsável e estratégica em contextos organizacionais diversos. A formação proposta articula fundamentos teóricos, práticas profissionais e reflexão crítica, capacitando o egresso para a tomada de decisões, a gestão de processos organizacionais e a atuação qualificada</w:t>
      </w:r>
      <w:r>
        <w:rPr>
          <w:rFonts w:ascii="Times New Roman" w:eastAsia="Times New Roman" w:hAnsi="Times New Roman" w:cs="Times New Roman"/>
        </w:rPr>
        <w:t xml:space="preserve"> em organizações públicas, privadas e do terceiro setor.</w:t>
      </w:r>
    </w:p>
    <w:p w14:paraId="000000D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Em consonância com a natureza pública da UFRJ e com as Diretrizes Curriculares Nacionais do Curso de Graduação em Administração, o curso promove a integração dos conhecimentos das áreas centrais da Administração a abordagens interdisciplinares, assegurando uma formação generalista, flexível e socialmente referenciada. Essa formação é operacionalizada por meio de uma estrutura curricular organizada em eixos formativos complementares (Capítulo 4) e por processos de ensino-aprendizagem e avaliação que privileg</w:t>
      </w:r>
      <w:r>
        <w:rPr>
          <w:rFonts w:ascii="Times New Roman" w:eastAsia="Times New Roman" w:hAnsi="Times New Roman" w:cs="Times New Roman"/>
        </w:rPr>
        <w:t>iam a articulação entre teoria e prática, o protagonismo discente e a aprendizagem significativa (Capítulo 5).</w:t>
      </w:r>
    </w:p>
    <w:p w14:paraId="000000D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São objetivos específicos do curso:</w:t>
      </w:r>
    </w:p>
    <w:p w14:paraId="000000D6" w14:textId="77777777" w:rsidR="00FA0B4D" w:rsidRDefault="00D60A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Desenvolver, de forma progressiva ao longo da matriz curricular, competências analíticas, críticas e reflexivas, que permitam ao estudante compreender e intervir em realidades organizacionais complexas;</w:t>
      </w:r>
    </w:p>
    <w:p w14:paraId="000000D7" w14:textId="77777777" w:rsidR="00FA0B4D" w:rsidRDefault="00D60A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Capacitar o estudante para planejar, organizar, dirigir e controlar recursos organizacionais, com base em fundamentos técnicos, científicos e éticos, considerando os impactos econômicos, sociais e ambientais das decisões administrativas;</w:t>
      </w:r>
    </w:p>
    <w:p w14:paraId="000000D8" w14:textId="77777777" w:rsidR="00FA0B4D" w:rsidRDefault="00D60A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Estimular a aplicação integrada dos conhecimentos adquiridos nas diferentes áreas da Administração, por meio de metodologias de ensino que favoreçam a resolução de problemas, o trabalho em equipe e a aprendizagem baseada em projetos e situações reais;</w:t>
      </w:r>
    </w:p>
    <w:p w14:paraId="000000D9" w14:textId="77777777" w:rsidR="00FA0B4D" w:rsidRDefault="00D60A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Desenvolver competências de comunicação oral e escrita, negociação, liderança e mediação de conflitos, essenciais ao exercício profissional do administrador;</w:t>
      </w:r>
    </w:p>
    <w:p w14:paraId="000000DA" w14:textId="77777777" w:rsidR="00FA0B4D" w:rsidRDefault="00D60A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Incentivar a autonomia intelectual, a aprendizagem ao longo da vida e o compromisso com a formação contínua, em consonância com as demandas dinâmicas do mundo do trabalho;</w:t>
      </w:r>
    </w:p>
    <w:p w14:paraId="000000DB" w14:textId="77777777" w:rsidR="00FA0B4D" w:rsidRDefault="00D60A00">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Promover a formação cidadã, crítica e socialmente comprometida, alinhada aos princípios éticos, democráticos e públicos que orientam a atuação da Universidade Federal do Rio de Janeiro.</w:t>
      </w:r>
    </w:p>
    <w:p w14:paraId="000000DC" w14:textId="77777777" w:rsidR="00FA0B4D" w:rsidRDefault="00FA0B4D">
      <w:pPr>
        <w:rPr>
          <w:rFonts w:ascii="Times New Roman" w:eastAsia="Times New Roman" w:hAnsi="Times New Roman" w:cs="Times New Roman"/>
        </w:rPr>
      </w:pPr>
    </w:p>
    <w:p w14:paraId="000000D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3.2 Perfil do Egresso</w:t>
      </w:r>
    </w:p>
    <w:p w14:paraId="000000D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egresso do Curso de Administração da FACC é um profissional com formação generalista, crítica e integrada, apto a atuar em diferentes contextos organizacionais e setores da economia, exercendo funções de gestão, análise, consultoria, assessoria e empreendedorismo. Sua formação o habilita a compreender organizações como sistemas complexos, inseridos em ambientes econômicos, políticos, sociais e culturais em constante transformação.</w:t>
      </w:r>
    </w:p>
    <w:p w14:paraId="000000D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perfil do egresso está alinhado às Diretrizes Curriculares Nacionais do Curso de Graduação em Administração e é construído de forma progressiva ao longo do curso, por meio da articulação entre os componentes curriculares, as atividades acadêmicas complementares e os processos de ensino, aprendizagem e avaliação descritos neste Projeto Pedagógico. A estrutura curricular do curso (Capítulo 4) organiza-se de modo a garantir o desenvolvimento integrado de conhecimentos, habilidades e atitudes, enquanto as prá</w:t>
      </w:r>
      <w:r>
        <w:rPr>
          <w:rFonts w:ascii="Times New Roman" w:eastAsia="Times New Roman" w:hAnsi="Times New Roman" w:cs="Times New Roman"/>
        </w:rPr>
        <w:t>ticas pedagógicas (Capítulo 5) asseguram a consolidação dessas competências.</w:t>
      </w:r>
    </w:p>
    <w:p w14:paraId="000000E0"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competências e habilidades do egresso organizam-se nas seguintes dimensões:</w:t>
      </w:r>
    </w:p>
    <w:p w14:paraId="000000E1" w14:textId="77777777" w:rsidR="00FA0B4D" w:rsidRDefault="00D60A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Competências e habilidades básicas: relacionadas à formação intelectual e científica, incluem a capacidade de comunicação oral e escrita, leitura e interpretação de textos acadêmicos e técnicos, raciocínio lógico, analítico e quantitativo, pensamento crítico, reflexão ética e compreensão do papel social do administrador.</w:t>
      </w:r>
    </w:p>
    <w:p w14:paraId="000000E2" w14:textId="77777777" w:rsidR="00FA0B4D" w:rsidRDefault="00D60A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Competências e habilidades genéricas: referem-se à atuação profissional em contextos organizacionais diversos e envolvem a capacidade de trabalhar em equipe, liderar pessoas e processos, tomar decisões fundamentadas, formular e implementar estratégias, gerir projetos e lidar com situações de incerteza e mudança.</w:t>
      </w:r>
    </w:p>
    <w:p w14:paraId="000000E3" w14:textId="77777777" w:rsidR="00FA0B4D" w:rsidRDefault="00D60A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Competências e habilidades específicas: abrangem o domínio conceitual e instrumental das áreas centrais da Administração (tais como marketing, finanças, gestão de pessoas, operações, logística, estratégia e inovação) bem como a utilização de ferramentas analíticas, quantitativas e tecnológicas adequadas ao apoio à decisão gerencial.</w:t>
      </w:r>
    </w:p>
    <w:p w14:paraId="000000E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atitudes profissionais (ética, responsabilidade social, compromisso com o interesse público, postura crítica, iniciativa e aprendizagem contínua) são desenvolvidas transversalmente ao longo do curso, em consonância com os princípios pedagógicos explicitados neste Projeto Pedagógico e operacionalizados nos processos de ensino e avaliação descritos no Capítulo 5.</w:t>
      </w:r>
    </w:p>
    <w:p w14:paraId="000000E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Dessa forma, o Curso de Administração da FACC/UFRJ forma profissionais aptos a atuar de maneira qualificada e responsável na gestão de organizações, contribuindo para o desenvolvimento econômico e social e para o fortalecimento das instituições públicas e privadas, em consonância com os princípios e valores da Universidade Federal do Rio de Janeiro.</w:t>
      </w:r>
    </w:p>
    <w:p w14:paraId="000000E6" w14:textId="77777777" w:rsidR="00FA0B4D" w:rsidRDefault="00D60A00">
      <w:pPr>
        <w:rPr>
          <w:rFonts w:ascii="Times New Roman" w:eastAsia="Times New Roman" w:hAnsi="Times New Roman" w:cs="Times New Roman"/>
          <w:b/>
          <w:bCs/>
        </w:rPr>
      </w:pPr>
      <w:r>
        <w:br w:type="page"/>
      </w:r>
    </w:p>
    <w:p w14:paraId="000000E7"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4. Estrutura Curricular do Curso </w:t>
      </w:r>
      <w:r>
        <w:rPr>
          <w:rFonts w:ascii="Times New Roman" w:eastAsia="Times New Roman" w:hAnsi="Times New Roman" w:cs="Times New Roman"/>
          <w:b/>
          <w:bCs/>
          <w:highlight w:val="yellow"/>
        </w:rPr>
        <w:t>[esta parte foi a mais desafiadora, pois estava muito confusa e dispersa no documento antigo, e incluiu trechos das partes 5.1, 5.2, 5.2, 5.4, 5.5, 5.6, 5.7 e 6]</w:t>
      </w:r>
    </w:p>
    <w:p w14:paraId="000000E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estrutura curricular do Curso de Administração da Faculdade de Administração e Ciências Contábeis da UFRJ foi concebida em conformidade com a Resolução CNE/CES nº 5/2021, que institui as Diretrizes Curriculares Nacionais do Curso de Graduação em Administração; com a Resolução CNE/CES nº 2/2007, que estabelece a carga horária mínima dos cursos de graduação presenciais; com a Resolução CNE/CES nº 7/2018, relativa à curricularização da extensão; e com as normas acadêmicas internas da Universidade, especialme</w:t>
      </w:r>
      <w:r>
        <w:rPr>
          <w:rFonts w:ascii="Times New Roman" w:eastAsia="Times New Roman" w:hAnsi="Times New Roman" w:cs="Times New Roman"/>
        </w:rPr>
        <w:t>nte as Resoluções CEG nº 02/2003 e nº 15/1971, além dos demais dispositivos institucionais vigentes.</w:t>
      </w:r>
    </w:p>
    <w:p w14:paraId="000000E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Sua organização observa os referenciais do Sistema Nacional de Avaliação da Educação Superior (SINAES) e dialoga diretamente com os critérios do Instrumento de Avaliação de Cursos de Graduação do INEP, assegurando coerência entre concepção pedagógica (Capítulo 2), objetivos do curso (Seção 3.1), perfil do egresso (Seção 3.2), estrutura curricular, metodologias de ensino e processos de avaliação (Capítulo 5).</w:t>
      </w:r>
    </w:p>
    <w:p w14:paraId="000000E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proposta curricular foi concebida de maneira estruturada e intencionalmente equilibrada, concentrando nas disciplinas obrigatórias os fundamentos essenciais da formação do administrador e ampliando o espaço para escolhas acadêmicas por meio de disciplinas optativas e componentes formativos integradores. Essa configuração preserva a formação generalista exigida pelas Diretrizes Curriculares Nacionais e, simultaneamente, permite aprofundamentos temáticos progressivos, assegurando solidez teórico-analítica e</w:t>
      </w:r>
      <w:r>
        <w:rPr>
          <w:rFonts w:ascii="Times New Roman" w:eastAsia="Times New Roman" w:hAnsi="Times New Roman" w:cs="Times New Roman"/>
        </w:rPr>
        <w:t xml:space="preserve"> flexibilidade formativa.</w:t>
      </w:r>
    </w:p>
    <w:p w14:paraId="000000E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matriz curricular contempla disciplinas obrigatórias e optativas, além de Estágio Supervisionado, Atividades Curriculares de Extensão, Atividades Acadêmicas Complementares e Trabalho de Conclusão de Curso, compreendidos como Requisitos Curriculares Suplementares (RCS) da formação. Esses componentes ampliam a integração entre fundamentos conceituais, instrumental analítico e experiências aplicadas, materializando a articulação entre teoria e prática prevista na Concepção Pedagógica (Capítulo 2).</w:t>
      </w:r>
    </w:p>
    <w:p w14:paraId="000000E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Em consonância com as Diretrizes Curriculares Nacionais, a organização curricular contempla os campos formativos de Formação Básica, Formação Profissional, Estudos </w:t>
      </w:r>
      <w:r>
        <w:rPr>
          <w:rFonts w:ascii="Times New Roman" w:eastAsia="Times New Roman" w:hAnsi="Times New Roman" w:cs="Times New Roman"/>
        </w:rPr>
        <w:lastRenderedPageBreak/>
        <w:t>Quantitativos e suas Tecnologias e Formação Complementar. Para fins de gestão acadêmica e maior inteligibilidade pedagógica, esses campos são operacionalizados internamente por meio de eixos formativos e por Áreas de Ênfase, que estruturam a oferta de disciplinas e orientam possibilidades de aprofundamento temático ao longo do curso.</w:t>
      </w:r>
    </w:p>
    <w:p w14:paraId="000000E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Áreas de Ênfase não configuram habilitações ou certificações intermediárias, mas constituem estratégia de organização curricular que articula disciplinas obrigatórias e optativas em campos estratégicos da Administração, permitindo ao estudante construir percursos formativos coerentes, sem comprometer a formação generalista que caracteriza o curso.</w:t>
      </w:r>
    </w:p>
    <w:p w14:paraId="000000E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Neste sentido, o presente capítulo está organizado da seguinte forma:</w:t>
      </w:r>
    </w:p>
    <w:p w14:paraId="000000EF" w14:textId="77777777" w:rsidR="00FA0B4D" w:rsidRDefault="00D60A00">
      <w:pPr>
        <w:numPr>
          <w:ilvl w:val="0"/>
          <w:numId w:val="1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Seção 4.1: detalha a organização acadêmica por eixos formativos e Áreas de Ênfase;</w:t>
      </w:r>
    </w:p>
    <w:p w14:paraId="000000F0" w14:textId="77777777" w:rsidR="00FA0B4D" w:rsidRDefault="00D60A00">
      <w:pPr>
        <w:numPr>
          <w:ilvl w:val="0"/>
          <w:numId w:val="1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Seção 4.2: apresenta a matriz curricular e o fluxograma do curso;</w:t>
      </w:r>
    </w:p>
    <w:p w14:paraId="000000F1" w14:textId="77777777" w:rsidR="00FA0B4D" w:rsidRDefault="00D60A00">
      <w:pPr>
        <w:numPr>
          <w:ilvl w:val="0"/>
          <w:numId w:val="1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Seção 4.3: explicita a distribuição da carga horária e as regras de integralização;</w:t>
      </w:r>
    </w:p>
    <w:p w14:paraId="000000F2" w14:textId="77777777" w:rsidR="00FA0B4D" w:rsidRDefault="00D60A00">
      <w:pPr>
        <w:numPr>
          <w:ilvl w:val="0"/>
          <w:numId w:val="1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Seção 4.4: aborda os mecanismos de flexibilização curricular, vinculados às Áreas de Ênfase e aos componentes optativos.</w:t>
      </w:r>
    </w:p>
    <w:p w14:paraId="000000F3" w14:textId="77777777" w:rsidR="00FA0B4D" w:rsidRDefault="00FA0B4D">
      <w:pPr>
        <w:rPr>
          <w:rFonts w:ascii="Times New Roman" w:eastAsia="Times New Roman" w:hAnsi="Times New Roman" w:cs="Times New Roman"/>
        </w:rPr>
      </w:pPr>
    </w:p>
    <w:p w14:paraId="000000F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4.1 Organização Curricular e Estrutura Formativa</w:t>
      </w:r>
    </w:p>
    <w:p w14:paraId="000000F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organização curricular do curso está estruturada de modo a assegurar coerência pedagógica, progressão formativa e integração entre os diferentes componentes do processo de ensino-aprendizagem. Para tanto, adota-se uma arquitetura acadêmica baseada em eixos estruturantes, que orientam a distribuição das disciplinas e favorecem uma formação articulada entre fundamentos teóricos, competências técnicas e capacidades analíticas. Os eixos estruturantes do curso são:</w:t>
      </w:r>
    </w:p>
    <w:p w14:paraId="000000F6" w14:textId="77777777" w:rsidR="00FA0B4D" w:rsidRDefault="00D60A00">
      <w:pPr>
        <w:numPr>
          <w:ilvl w:val="0"/>
          <w:numId w:val="15"/>
        </w:numPr>
        <w:pBdr>
          <w:top w:val="nil"/>
          <w:left w:val="nil"/>
          <w:bottom w:val="nil"/>
          <w:right w:val="nil"/>
          <w:between w:val="nil"/>
        </w:pBdr>
        <w:spacing w:after="0"/>
        <w:rPr>
          <w:rFonts w:ascii="Times New Roman" w:eastAsia="Times New Roman" w:hAnsi="Times New Roman" w:cs="Times New Roman"/>
          <w:color w:val="000000"/>
        </w:rPr>
      </w:pPr>
      <w:sdt>
        <w:sdtPr>
          <w:tag w:val="goog_rdk_20"/>
          <w:id w:val="1206470413"/>
        </w:sdtPr>
        <w:sdtEndPr/>
        <w:sdtContent>
          <w:commentRangeStart w:id="20"/>
        </w:sdtContent>
      </w:sdt>
      <w:r>
        <w:rPr>
          <w:rFonts w:ascii="Times New Roman" w:eastAsia="Times New Roman" w:hAnsi="Times New Roman" w:cs="Times New Roman"/>
          <w:b/>
          <w:bCs/>
          <w:color w:val="000000"/>
        </w:rPr>
        <w:t>Eixo de Formação Básica e Humanística</w:t>
      </w:r>
      <w:commentRangeEnd w:id="20"/>
      <w:r>
        <w:rPr>
          <w:rStyle w:val="Refdecomentrio"/>
          <w:rFonts w:ascii="Times New Roman" w:eastAsia="Times New Roman" w:hAnsi="Times New Roman" w:cs="Times New Roman"/>
          <w:color w:val="000000"/>
          <w:sz w:val="24"/>
          <w:szCs w:val="24"/>
        </w:rPr>
        <w:commentReference w:id="20"/>
      </w:r>
      <w:r>
        <w:rPr>
          <w:rFonts w:ascii="Times New Roman" w:eastAsia="Times New Roman" w:hAnsi="Times New Roman" w:cs="Times New Roman"/>
          <w:color w:val="000000"/>
        </w:rPr>
        <w:t>: compreende disciplinas voltadas à compreensão crítica da sociedade, das organizações e dos fenômenos econômicos, políticos e sociais que moldam o ambiente da Administração. Contribui para a formação de profissionais com visão sistêmica, responsabilidade social e capacidade reflexiva.</w:t>
      </w:r>
    </w:p>
    <w:p w14:paraId="000000F7" w14:textId="77777777" w:rsidR="00FA0B4D" w:rsidRDefault="00D60A00">
      <w:pPr>
        <w:numPr>
          <w:ilvl w:val="0"/>
          <w:numId w:val="15"/>
        </w:numPr>
        <w:pBdr>
          <w:top w:val="nil"/>
          <w:left w:val="nil"/>
          <w:bottom w:val="nil"/>
          <w:right w:val="nil"/>
          <w:between w:val="nil"/>
        </w:pBdr>
        <w:spacing w:after="0"/>
        <w:rPr>
          <w:rFonts w:ascii="Times New Roman" w:eastAsia="Times New Roman" w:hAnsi="Times New Roman" w:cs="Times New Roman"/>
          <w:color w:val="000000"/>
        </w:rPr>
      </w:pPr>
      <w:sdt>
        <w:sdtPr>
          <w:tag w:val="goog_rdk_21"/>
          <w:id w:val="-861453219"/>
        </w:sdtPr>
        <w:sdtEndPr/>
        <w:sdtContent>
          <w:commentRangeStart w:id="21"/>
        </w:sdtContent>
      </w:sdt>
      <w:r>
        <w:rPr>
          <w:rFonts w:ascii="Times New Roman" w:eastAsia="Times New Roman" w:hAnsi="Times New Roman" w:cs="Times New Roman"/>
          <w:b/>
          <w:bCs/>
          <w:color w:val="000000"/>
        </w:rPr>
        <w:t>Eixo de Formação Profissional em Administração</w:t>
      </w:r>
      <w:commentRangeEnd w:id="21"/>
      <w:r>
        <w:rPr>
          <w:rStyle w:val="Refdecomentrio"/>
          <w:rFonts w:ascii="Times New Roman" w:eastAsia="Times New Roman" w:hAnsi="Times New Roman" w:cs="Times New Roman"/>
          <w:color w:val="000000"/>
          <w:sz w:val="24"/>
          <w:szCs w:val="24"/>
        </w:rPr>
        <w:commentReference w:id="21"/>
      </w:r>
      <w:r>
        <w:rPr>
          <w:rFonts w:ascii="Times New Roman" w:eastAsia="Times New Roman" w:hAnsi="Times New Roman" w:cs="Times New Roman"/>
          <w:color w:val="000000"/>
        </w:rPr>
        <w:t xml:space="preserve">: reúne os componentes curriculares diretamente relacionados às funções e áreas clássicas da </w:t>
      </w:r>
      <w:r>
        <w:rPr>
          <w:rFonts w:ascii="Times New Roman" w:eastAsia="Times New Roman" w:hAnsi="Times New Roman" w:cs="Times New Roman"/>
          <w:color w:val="000000"/>
        </w:rPr>
        <w:lastRenderedPageBreak/>
        <w:t>Administração, tais como estratégia, finanças, marketing, operações, gestão de pessoas e empreendedorismo. Constitui o núcleo técnico-profissional do curso.</w:t>
      </w:r>
    </w:p>
    <w:p w14:paraId="000000F8" w14:textId="77777777" w:rsidR="00FA0B4D" w:rsidRDefault="00D60A00">
      <w:pPr>
        <w:numPr>
          <w:ilvl w:val="0"/>
          <w:numId w:val="15"/>
        </w:numPr>
        <w:pBdr>
          <w:top w:val="nil"/>
          <w:left w:val="nil"/>
          <w:bottom w:val="nil"/>
          <w:right w:val="nil"/>
          <w:between w:val="nil"/>
        </w:pBdr>
        <w:spacing w:after="0"/>
        <w:rPr>
          <w:rFonts w:ascii="Times New Roman" w:eastAsia="Times New Roman" w:hAnsi="Times New Roman" w:cs="Times New Roman"/>
          <w:color w:val="000000"/>
        </w:rPr>
      </w:pPr>
      <w:sdt>
        <w:sdtPr>
          <w:tag w:val="goog_rdk_22"/>
          <w:id w:val="318423020"/>
        </w:sdtPr>
        <w:sdtEndPr/>
        <w:sdtContent>
          <w:commentRangeStart w:id="22"/>
        </w:sdtContent>
      </w:sdt>
      <w:r>
        <w:rPr>
          <w:rFonts w:ascii="Times New Roman" w:eastAsia="Times New Roman" w:hAnsi="Times New Roman" w:cs="Times New Roman"/>
          <w:b/>
          <w:bCs/>
          <w:color w:val="000000"/>
        </w:rPr>
        <w:t>Eixo de Métodos Quantitativos e Apoio à Decisão</w:t>
      </w:r>
      <w:commentRangeEnd w:id="22"/>
      <w:r>
        <w:rPr>
          <w:rStyle w:val="Refdecomentrio"/>
          <w:rFonts w:ascii="Times New Roman" w:eastAsia="Times New Roman" w:hAnsi="Times New Roman" w:cs="Times New Roman"/>
          <w:color w:val="000000"/>
          <w:sz w:val="24"/>
          <w:szCs w:val="24"/>
        </w:rPr>
        <w:commentReference w:id="22"/>
      </w:r>
      <w:r>
        <w:rPr>
          <w:rFonts w:ascii="Times New Roman" w:eastAsia="Times New Roman" w:hAnsi="Times New Roman" w:cs="Times New Roman"/>
          <w:color w:val="000000"/>
        </w:rPr>
        <w:t>: abrange disciplinas que desenvolvem competências analíticas e instrumentais, incluindo estatística, métodos quantitativos, modelagem e ferramentas de suporte à decisão, fundamentais para a atuação baseada em evidências.</w:t>
      </w:r>
    </w:p>
    <w:p w14:paraId="000000F9" w14:textId="77777777" w:rsidR="00FA0B4D" w:rsidRDefault="00D60A00">
      <w:pPr>
        <w:numPr>
          <w:ilvl w:val="0"/>
          <w:numId w:val="15"/>
        </w:numPr>
        <w:pBdr>
          <w:top w:val="nil"/>
          <w:left w:val="nil"/>
          <w:bottom w:val="nil"/>
          <w:right w:val="nil"/>
          <w:between w:val="nil"/>
        </w:pBdr>
        <w:spacing w:after="0"/>
        <w:rPr>
          <w:rFonts w:ascii="Times New Roman" w:eastAsia="Times New Roman" w:hAnsi="Times New Roman" w:cs="Times New Roman"/>
          <w:color w:val="000000"/>
        </w:rPr>
      </w:pPr>
      <w:sdt>
        <w:sdtPr>
          <w:tag w:val="goog_rdk_23"/>
          <w:id w:val="591372987"/>
        </w:sdtPr>
        <w:sdtEndPr/>
        <w:sdtContent>
          <w:commentRangeStart w:id="23"/>
        </w:sdtContent>
      </w:sdt>
      <w:r>
        <w:rPr>
          <w:rFonts w:ascii="Times New Roman" w:eastAsia="Times New Roman" w:hAnsi="Times New Roman" w:cs="Times New Roman"/>
          <w:b/>
          <w:bCs/>
          <w:color w:val="000000"/>
        </w:rPr>
        <w:t>Eixo de Integração e Síntese</w:t>
      </w:r>
      <w:commentRangeEnd w:id="23"/>
      <w:r>
        <w:rPr>
          <w:rStyle w:val="Refdecomentrio"/>
          <w:rFonts w:ascii="Times New Roman" w:eastAsia="Times New Roman" w:hAnsi="Times New Roman" w:cs="Times New Roman"/>
          <w:color w:val="000000"/>
          <w:sz w:val="24"/>
          <w:szCs w:val="24"/>
        </w:rPr>
        <w:commentReference w:id="23"/>
      </w:r>
      <w:r>
        <w:rPr>
          <w:rFonts w:ascii="Times New Roman" w:eastAsia="Times New Roman" w:hAnsi="Times New Roman" w:cs="Times New Roman"/>
          <w:color w:val="000000"/>
        </w:rPr>
        <w:t>: contempla atividades destinadas à articulação interdisciplinar, à aplicação prática do conhecimento e à consolidação das aprendizagens, como projetos integradores, estágios e trabalho de conclusão de curso.</w:t>
      </w:r>
    </w:p>
    <w:p w14:paraId="000000FA" w14:textId="77777777" w:rsidR="00FA0B4D" w:rsidRDefault="00D60A00">
      <w:pPr>
        <w:numPr>
          <w:ilvl w:val="0"/>
          <w:numId w:val="15"/>
        </w:numPr>
        <w:pBdr>
          <w:top w:val="nil"/>
          <w:left w:val="nil"/>
          <w:bottom w:val="nil"/>
          <w:right w:val="nil"/>
          <w:between w:val="nil"/>
        </w:pBdr>
        <w:rPr>
          <w:rFonts w:ascii="Times New Roman" w:eastAsia="Times New Roman" w:hAnsi="Times New Roman" w:cs="Times New Roman"/>
          <w:color w:val="000000"/>
        </w:rPr>
      </w:pPr>
      <w:sdt>
        <w:sdtPr>
          <w:tag w:val="goog_rdk_24"/>
          <w:id w:val="1650713892"/>
        </w:sdtPr>
        <w:sdtEndPr/>
        <w:sdtContent>
          <w:commentRangeStart w:id="24"/>
        </w:sdtContent>
      </w:sdt>
      <w:r>
        <w:rPr>
          <w:rFonts w:ascii="Times New Roman" w:eastAsia="Times New Roman" w:hAnsi="Times New Roman" w:cs="Times New Roman"/>
          <w:b/>
          <w:bCs/>
          <w:color w:val="000000"/>
        </w:rPr>
        <w:t>Eixo de Flexibilização e Aprofundamento</w:t>
      </w:r>
      <w:commentRangeEnd w:id="24"/>
      <w:r>
        <w:rPr>
          <w:rStyle w:val="Refdecomentrio"/>
          <w:rFonts w:ascii="Times New Roman" w:eastAsia="Times New Roman" w:hAnsi="Times New Roman" w:cs="Times New Roman"/>
          <w:color w:val="000000"/>
          <w:sz w:val="24"/>
          <w:szCs w:val="24"/>
        </w:rPr>
        <w:commentReference w:id="24"/>
      </w:r>
      <w:r>
        <w:rPr>
          <w:rFonts w:ascii="Times New Roman" w:eastAsia="Times New Roman" w:hAnsi="Times New Roman" w:cs="Times New Roman"/>
          <w:color w:val="000000"/>
        </w:rPr>
        <w:t>: permite ao estudante construir trajetórias acadêmicas diferenciadas, por meio de disciplinas eletivas e atividades complementares, favorecendo a personalização da formação conforme interesses e objetivos profissionais.</w:t>
      </w:r>
    </w:p>
    <w:p w14:paraId="000000F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Importa destacar que os eixos não substituem os campos formativos estabelecidos pelas Diretrizes Curriculares Nacionais, mas constituem estratégia interna de organização curricular, destinada a promover coerência pedagógica, integração interdisciplinar e acompanhamento sistemático da distribuição de conteúdos.</w:t>
      </w:r>
    </w:p>
    <w:p w14:paraId="000000F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No âmbito do Eixo de Formação Profissional em Administração, o curso organiza suas disciplinas em Áreas de Ênfase, que permitem aprofundamento em campos específicos do conhecimento administrativo, sem comprometer a formação generalista prevista nas Diretrizes Curriculares.  </w:t>
      </w:r>
    </w:p>
    <w:p w14:paraId="000000F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definição das ênfases decorreu de ampla discussão envolvendo Direção, corpo docente e representação estudantil, reforçando o caráter participativo da gestão acadêmica. As áreas estabelecidas são:</w:t>
      </w:r>
    </w:p>
    <w:p w14:paraId="000000FE" w14:textId="77777777" w:rsidR="00FA0B4D" w:rsidRDefault="00D60A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sdt>
        <w:sdtPr>
          <w:tag w:val="goog_rdk_25"/>
          <w:id w:val="1168011340"/>
        </w:sdtPr>
        <w:sdtEndPr/>
        <w:sdtContent>
          <w:commentRangeStart w:id="25"/>
        </w:sdtContent>
      </w:sdt>
      <w:r>
        <w:rPr>
          <w:rFonts w:ascii="Times New Roman" w:eastAsia="Times New Roman" w:hAnsi="Times New Roman" w:cs="Times New Roman"/>
          <w:color w:val="000000"/>
        </w:rPr>
        <w:t>Administração Pública</w:t>
      </w:r>
    </w:p>
    <w:p w14:paraId="000000FF" w14:textId="77777777" w:rsidR="00FA0B4D" w:rsidRDefault="00D60A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Estudos Organizacionais</w:t>
      </w:r>
    </w:p>
    <w:p w14:paraId="00000100" w14:textId="77777777" w:rsidR="00FA0B4D" w:rsidRDefault="00D60A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Estratégia e Inovação</w:t>
      </w:r>
    </w:p>
    <w:p w14:paraId="00000101" w14:textId="77777777" w:rsidR="00FA0B4D" w:rsidRDefault="00D60A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Finanças</w:t>
      </w:r>
    </w:p>
    <w:p w14:paraId="00000102" w14:textId="77777777" w:rsidR="00FA0B4D" w:rsidRDefault="00D60A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Marketing</w:t>
      </w:r>
    </w:p>
    <w:p w14:paraId="00000103" w14:textId="77777777" w:rsidR="00FA0B4D" w:rsidRDefault="00D60A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Operações e Logística</w:t>
      </w:r>
    </w:p>
    <w:p w14:paraId="00000104" w14:textId="77777777" w:rsidR="00FA0B4D" w:rsidRDefault="00D60A00">
      <w:pPr>
        <w:numPr>
          <w:ilvl w:val="0"/>
          <w:numId w:val="10"/>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Pessoas</w:t>
      </w:r>
      <w:commentRangeEnd w:id="25"/>
      <w:r>
        <w:rPr>
          <w:rStyle w:val="Refdecomentrio"/>
          <w:rFonts w:ascii="Times New Roman" w:eastAsia="Times New Roman" w:hAnsi="Times New Roman" w:cs="Times New Roman"/>
          <w:color w:val="000000"/>
          <w:sz w:val="24"/>
          <w:szCs w:val="24"/>
        </w:rPr>
        <w:commentReference w:id="25"/>
      </w:r>
    </w:p>
    <w:p w14:paraId="0000010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Cada ênfase inclui ao menos uma disciplina optativa com ementa aberta, denominada Tópicos Contemporâneos em [Ênfase Específica], destinada à discussão de temas emergentes e atuais, alinhados às especialidades do corpo docente e às transformações do campo da Administração. Na organização semestral da oferta, busca-se disponibilizar sempre uma disciplina optativa por ênfase, garantindo diversidade temática, continuidade formativa e coerência com o aprofundamento proposto.</w:t>
      </w:r>
    </w:p>
    <w:p w14:paraId="00000106" w14:textId="77777777" w:rsidR="00FA0B4D" w:rsidRDefault="00FA0B4D">
      <w:pPr>
        <w:rPr>
          <w:rFonts w:ascii="Times New Roman" w:eastAsia="Times New Roman" w:hAnsi="Times New Roman" w:cs="Times New Roman"/>
          <w:highlight w:val="cyan"/>
        </w:rPr>
      </w:pPr>
    </w:p>
    <w:p w14:paraId="00000107"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Inserir Tabela 2: Relação de Disciplinas Obrigatórias e RCS vinculadas aos eixos estruturantes do curso e às áreas de ênfase, caso pertencentes ao Eixo de Formação Profissional em Administração</w:t>
      </w:r>
    </w:p>
    <w:p w14:paraId="00000108" w14:textId="77777777" w:rsidR="00FA0B4D" w:rsidRDefault="00FA0B4D">
      <w:pPr>
        <w:rPr>
          <w:rFonts w:ascii="Times New Roman" w:eastAsia="Times New Roman" w:hAnsi="Times New Roman" w:cs="Times New Roman"/>
        </w:rPr>
      </w:pPr>
    </w:p>
    <w:p w14:paraId="0000010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Áreas de Ênfase estruturam-se de modo a promover o aprofundamento técnico em campos estratégicos da Administração, favorecendo a articulação entre teoria e prática e estimulando a construção de trajetórias acadêmicas coerentes ao longo do curso. Além disso, contribuem para a inserção qualificada do egresso no mercado de trabalho e para sua continuidade formativa em programas de pós-graduação, ao proporcionar consolidação conceitual e instrumental em áreas específicas do conhecimento administrativo.</w:t>
      </w:r>
    </w:p>
    <w:p w14:paraId="0000010A" w14:textId="77777777" w:rsidR="00FA0B4D" w:rsidRDefault="00FA0B4D">
      <w:pPr>
        <w:rPr>
          <w:rFonts w:ascii="Times New Roman" w:eastAsia="Times New Roman" w:hAnsi="Times New Roman" w:cs="Times New Roman"/>
        </w:rPr>
      </w:pPr>
    </w:p>
    <w:p w14:paraId="0000010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4.2 Matriz Curricular e Fluxograma</w:t>
      </w:r>
    </w:p>
    <w:p w14:paraId="0000010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matriz curricular do Curso de Administração, apresentada no </w:t>
      </w:r>
      <w:r>
        <w:rPr>
          <w:rFonts w:ascii="Times New Roman" w:eastAsia="Times New Roman" w:hAnsi="Times New Roman" w:cs="Times New Roman"/>
          <w:highlight w:val="cyan"/>
        </w:rPr>
        <w:t>Apêndice A</w:t>
      </w:r>
      <w:r>
        <w:rPr>
          <w:rFonts w:ascii="Times New Roman" w:eastAsia="Times New Roman" w:hAnsi="Times New Roman" w:cs="Times New Roman"/>
        </w:rPr>
        <w:t>, explicita a organização formal dos componentes curriculares, com indicação de sua natureza (obrigatória ou optativa), carga horária, número de créditos, pré e co-requisitos e semestre recomendado para cursá-los. Tal organização materializa, em termos operacionais, os princípios formativos e os eixos estruturantes descritos na Seção 4.1, assegurando coerência entre a concepção pedagógica do curso (Capítulo 2) e o perfil do egresso delineado no Capítulo 3.</w:t>
      </w:r>
    </w:p>
    <w:p w14:paraId="0000010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fluxograma do curso (Figura 2) representa graficamente a trajetória formativa recomendada para integralização no tempo padrão, evidenciando a progressão dos conteúdos e as interdependências acadêmicas entre os componentes curriculares. Trata-se de instrumento orientador, que favorece o planejamento discente e a gestão acadêmica, </w:t>
      </w:r>
      <w:r>
        <w:rPr>
          <w:rFonts w:ascii="Times New Roman" w:eastAsia="Times New Roman" w:hAnsi="Times New Roman" w:cs="Times New Roman"/>
        </w:rPr>
        <w:lastRenderedPageBreak/>
        <w:t>sem prejuízo da flexibilidade inerente ao sistema de créditos adotado pela UFRJ, respeitadas as normas institucionais e a oferta semestral de disciplinas.</w:t>
      </w:r>
    </w:p>
    <w:p w14:paraId="0000010E" w14:textId="77777777" w:rsidR="00FA0B4D" w:rsidRDefault="00FA0B4D">
      <w:pPr>
        <w:rPr>
          <w:rFonts w:ascii="Times New Roman" w:eastAsia="Times New Roman" w:hAnsi="Times New Roman" w:cs="Times New Roman"/>
        </w:rPr>
      </w:pPr>
    </w:p>
    <w:p w14:paraId="0000010F"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Figura 2: Fluxograma do Curso de Administração</w:t>
      </w:r>
    </w:p>
    <w:p w14:paraId="00000110" w14:textId="77777777" w:rsidR="00FA0B4D" w:rsidRDefault="00D60A00">
      <w:pPr>
        <w:rPr>
          <w:rFonts w:ascii="Times New Roman" w:eastAsia="Times New Roman" w:hAnsi="Times New Roman" w:cs="Times New Roman"/>
        </w:rPr>
      </w:pPr>
      <w:r>
        <w:rPr>
          <w:noProof/>
          <w:color w:val="000000"/>
        </w:rPr>
        <w:drawing>
          <wp:inline distT="0" distB="0" distL="0" distR="0" wp14:anchorId="40A44C0B" wp14:editId="7A060C2C">
            <wp:extent cx="5400040" cy="3535045"/>
            <wp:effectExtent l="0" t="0" r="0" b="0"/>
            <wp:docPr id="1380906582" name="image3.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png" descr="Interface gráfica do usuário, Aplicativo&#10;&#10;O conteúdo gerado por IA pode estar incorreto."/>
                    <pic:cNvPicPr preferRelativeResize="0"/>
                  </pic:nvPicPr>
                  <pic:blipFill>
                    <a:blip r:embed="rId16"/>
                    <a:srcRect/>
                    <a:stretch>
                      <a:fillRect/>
                    </a:stretch>
                  </pic:blipFill>
                  <pic:spPr>
                    <a:xfrm>
                      <a:off x="0" y="0"/>
                      <a:ext cx="5400040" cy="3535045"/>
                    </a:xfrm>
                    <a:prstGeom prst="rect">
                      <a:avLst/>
                    </a:prstGeom>
                    <a:ln/>
                  </pic:spPr>
                </pic:pic>
              </a:graphicData>
            </a:graphic>
          </wp:inline>
        </w:drawing>
      </w:r>
    </w:p>
    <w:p w14:paraId="00000111" w14:textId="77777777" w:rsidR="00FA0B4D" w:rsidRDefault="00FA0B4D">
      <w:pPr>
        <w:rPr>
          <w:rFonts w:ascii="Times New Roman" w:eastAsia="Times New Roman" w:hAnsi="Times New Roman" w:cs="Times New Roman"/>
        </w:rPr>
      </w:pPr>
    </w:p>
    <w:p w14:paraId="0000011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estrutura foi concebida para favorecer a progressividade no desenvolvimento das competências previstas para o egresso, evitando fragmentação excessiva de conteúdos e estimulando articulação interdisciplinar entre as diferentes áreas da Administração. O Núcleo Docente Estruturante (NDE) realiza acompanhamento sistemático da matriz curricular, promovendo revisões periódicas quando necessário, de modo a assegurar aderência às Diretrizes Curriculares Nacionais, alinhamento com as demandas do campo profissiona</w:t>
      </w:r>
      <w:r>
        <w:rPr>
          <w:rFonts w:ascii="Times New Roman" w:eastAsia="Times New Roman" w:hAnsi="Times New Roman" w:cs="Times New Roman"/>
        </w:rPr>
        <w:t>l e coerência com os objetivos formativos do curso.</w:t>
      </w:r>
    </w:p>
    <w:p w14:paraId="00000113" w14:textId="77777777" w:rsidR="00FA0B4D" w:rsidRDefault="00FA0B4D">
      <w:pPr>
        <w:rPr>
          <w:rFonts w:ascii="Times New Roman" w:eastAsia="Times New Roman" w:hAnsi="Times New Roman" w:cs="Times New Roman"/>
        </w:rPr>
      </w:pPr>
    </w:p>
    <w:p w14:paraId="0000011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4.3 Carga Horária e Integralização</w:t>
      </w:r>
    </w:p>
    <w:p w14:paraId="0000011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carga horária total do curso de Administração da FACC é de 3.000 horas</w:t>
      </w:r>
      <w:sdt>
        <w:sdtPr>
          <w:tag w:val="goog_rdk_26"/>
          <w:id w:val="1470474533"/>
        </w:sdtPr>
        <w:sdtEndPr/>
        <w:sdtContent>
          <w:ins w:id="26" w:author="Cristina Pimenta de Mello Spineti Luz" w:date="2026-02-25T10:47:00Z">
            <w:r>
              <w:rPr>
                <w:rFonts w:ascii="Times New Roman" w:eastAsia="Times New Roman" w:hAnsi="Times New Roman" w:cs="Times New Roman"/>
              </w:rPr>
              <w:t xml:space="preserve">, em conformidade com a </w:t>
            </w:r>
          </w:ins>
          <w:sdt>
            <w:sdtPr>
              <w:tag w:val="goog_rdk_27"/>
              <w:id w:val="465892243"/>
            </w:sdtPr>
            <w:sdtEndPr/>
            <w:sdtContent>
              <w:ins w:id="27" w:author="Cristina Pimenta de Mello Spineti Luz" w:date="2026-02-25T10:47:00Z">
                <w:r>
                  <w:rPr>
                    <w:rFonts w:ascii="Times New Roman" w:eastAsia="Times New Roman" w:hAnsi="Times New Roman" w:cs="Times New Roman"/>
                  </w:rPr>
                  <w:t>Resolução CNE/CES nº 2/2007</w:t>
                </w:r>
              </w:ins>
            </w:sdtContent>
          </w:sdt>
        </w:sdtContent>
      </w:sdt>
      <w:r>
        <w:rPr>
          <w:rFonts w:ascii="Times New Roman" w:eastAsia="Times New Roman" w:hAnsi="Times New Roman" w:cs="Times New Roman"/>
        </w:rPr>
        <w:t xml:space="preserve">, distribuídas entre 33 disciplinas obrigatórias (63% da carga horária total) e </w:t>
      </w:r>
      <w:sdt>
        <w:sdtPr>
          <w:tag w:val="goog_rdk_28"/>
          <w:id w:val="-301036535"/>
        </w:sdtPr>
        <w:sdtEndPr/>
        <w:sdtContent>
          <w:commentRangeStart w:id="28"/>
        </w:sdtContent>
      </w:sdt>
      <w:r>
        <w:rPr>
          <w:rFonts w:ascii="Times New Roman" w:eastAsia="Times New Roman" w:hAnsi="Times New Roman" w:cs="Times New Roman"/>
        </w:rPr>
        <w:t>6 disciplinas optativas</w:t>
      </w:r>
      <w:commentRangeEnd w:id="28"/>
      <w:r>
        <w:rPr>
          <w:rStyle w:val="Refdecomentrio"/>
          <w:rFonts w:ascii="Times New Roman" w:eastAsia="Times New Roman" w:hAnsi="Times New Roman" w:cs="Times New Roman"/>
          <w:sz w:val="24"/>
          <w:szCs w:val="24"/>
        </w:rPr>
        <w:commentReference w:id="28"/>
      </w:r>
      <w:r>
        <w:rPr>
          <w:rFonts w:ascii="Times New Roman" w:eastAsia="Times New Roman" w:hAnsi="Times New Roman" w:cs="Times New Roman"/>
        </w:rPr>
        <w:t xml:space="preserve"> de escolha condicionada </w:t>
      </w:r>
      <w:r>
        <w:rPr>
          <w:rFonts w:ascii="Times New Roman" w:eastAsia="Times New Roman" w:hAnsi="Times New Roman" w:cs="Times New Roman"/>
        </w:rPr>
        <w:lastRenderedPageBreak/>
        <w:t>ou livre (12% da carga horária). As disciplinas obrigatórias concentram os fundamentos essenciais da formação do administrador, assegurando base teórico-analítica consistente e progressiva, conforme delineado na matriz curricular (Seção 4.2). As disciplinas optativas, por sua vez, ampliam as possibilidades de aprofundamento temático e flexibilização curricular, permitindo ao estudante construir trajetória formativa coerente com seus interesses acadêmicos e profissionais, em consonân</w:t>
      </w:r>
      <w:r>
        <w:rPr>
          <w:rFonts w:ascii="Times New Roman" w:eastAsia="Times New Roman" w:hAnsi="Times New Roman" w:cs="Times New Roman"/>
        </w:rPr>
        <w:t xml:space="preserve">cia com as Áreas de Ênfase descritas na Seção 4.1. </w:t>
      </w:r>
    </w:p>
    <w:p w14:paraId="0000011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Além das disciplinas, integram a carga horária do curso os seguintes Requisitos Curriculares Suplementares: Estágio Supervisionado (6%), Atividade Curricular de Extensão (10%), Atividades Acadêmicas Complementares (3%) e Trabalho de Conclusão de Curso (6%), conforme síntese apresentada na Tabela 3.</w:t>
      </w:r>
    </w:p>
    <w:p w14:paraId="00000117" w14:textId="77777777" w:rsidR="00FA0B4D" w:rsidRDefault="00FA0B4D">
      <w:pPr>
        <w:rPr>
          <w:rFonts w:ascii="Times New Roman" w:eastAsia="Times New Roman" w:hAnsi="Times New Roman" w:cs="Times New Roman"/>
        </w:rPr>
      </w:pPr>
    </w:p>
    <w:p w14:paraId="00000118"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Tabela 3: Síntese da Distribuição da Carga Horária do Curso</w:t>
      </w:r>
    </w:p>
    <w:tbl>
      <w:tblPr>
        <w:tblStyle w:val="a0"/>
        <w:tblW w:w="75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1276"/>
        <w:gridCol w:w="1701"/>
      </w:tblGrid>
      <w:tr w:rsidR="00FA0B4D" w14:paraId="273CE8D6" w14:textId="77777777">
        <w:trPr>
          <w:trHeight w:val="397"/>
          <w:jc w:val="center"/>
        </w:trPr>
        <w:tc>
          <w:tcPr>
            <w:tcW w:w="4531" w:type="dxa"/>
            <w:vAlign w:val="center"/>
          </w:tcPr>
          <w:p w14:paraId="00000119" w14:textId="77777777" w:rsidR="00FA0B4D" w:rsidRDefault="00D60A00">
            <w:pPr>
              <w:jc w:val="left"/>
              <w:rPr>
                <w:rFonts w:ascii="Times New Roman" w:eastAsia="Times New Roman" w:hAnsi="Times New Roman" w:cs="Times New Roman"/>
                <w:b/>
                <w:bCs/>
              </w:rPr>
            </w:pPr>
            <w:r>
              <w:rPr>
                <w:rFonts w:ascii="Times New Roman" w:eastAsia="Times New Roman" w:hAnsi="Times New Roman" w:cs="Times New Roman"/>
                <w:b/>
                <w:bCs/>
              </w:rPr>
              <w:t>Componente curricular</w:t>
            </w:r>
          </w:p>
        </w:tc>
        <w:tc>
          <w:tcPr>
            <w:tcW w:w="1276" w:type="dxa"/>
            <w:vAlign w:val="center"/>
          </w:tcPr>
          <w:p w14:paraId="0000011A" w14:textId="77777777" w:rsidR="00FA0B4D" w:rsidRDefault="00D60A00">
            <w:pPr>
              <w:jc w:val="left"/>
              <w:rPr>
                <w:rFonts w:ascii="Times New Roman" w:eastAsia="Times New Roman" w:hAnsi="Times New Roman" w:cs="Times New Roman"/>
                <w:b/>
                <w:bCs/>
              </w:rPr>
            </w:pPr>
            <w:r>
              <w:rPr>
                <w:rFonts w:ascii="Times New Roman" w:eastAsia="Times New Roman" w:hAnsi="Times New Roman" w:cs="Times New Roman"/>
                <w:b/>
                <w:bCs/>
              </w:rPr>
              <w:t>Créditos</w:t>
            </w:r>
          </w:p>
        </w:tc>
        <w:tc>
          <w:tcPr>
            <w:tcW w:w="1701" w:type="dxa"/>
            <w:vAlign w:val="center"/>
          </w:tcPr>
          <w:p w14:paraId="0000011B" w14:textId="77777777" w:rsidR="00FA0B4D" w:rsidRDefault="00D60A00">
            <w:pPr>
              <w:jc w:val="center"/>
              <w:rPr>
                <w:rFonts w:ascii="Times New Roman" w:eastAsia="Times New Roman" w:hAnsi="Times New Roman" w:cs="Times New Roman"/>
                <w:b/>
                <w:bCs/>
              </w:rPr>
            </w:pPr>
            <w:r>
              <w:rPr>
                <w:rFonts w:ascii="Times New Roman" w:eastAsia="Times New Roman" w:hAnsi="Times New Roman" w:cs="Times New Roman"/>
                <w:b/>
                <w:bCs/>
              </w:rPr>
              <w:t>CH</w:t>
            </w:r>
          </w:p>
        </w:tc>
      </w:tr>
      <w:tr w:rsidR="00FA0B4D" w14:paraId="66BD0F8A" w14:textId="77777777">
        <w:trPr>
          <w:trHeight w:val="397"/>
          <w:jc w:val="center"/>
        </w:trPr>
        <w:tc>
          <w:tcPr>
            <w:tcW w:w="4531" w:type="dxa"/>
            <w:vAlign w:val="center"/>
          </w:tcPr>
          <w:p w14:paraId="0000011C"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Disciplinas Obrigatórias</w:t>
            </w:r>
          </w:p>
        </w:tc>
        <w:tc>
          <w:tcPr>
            <w:tcW w:w="1276" w:type="dxa"/>
            <w:vAlign w:val="center"/>
          </w:tcPr>
          <w:p w14:paraId="0000011D"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126</w:t>
            </w:r>
          </w:p>
        </w:tc>
        <w:tc>
          <w:tcPr>
            <w:tcW w:w="1701" w:type="dxa"/>
            <w:vAlign w:val="center"/>
          </w:tcPr>
          <w:p w14:paraId="0000011E"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1.890 horas</w:t>
            </w:r>
          </w:p>
        </w:tc>
      </w:tr>
      <w:tr w:rsidR="00FA0B4D" w14:paraId="7E0A0B01" w14:textId="77777777">
        <w:trPr>
          <w:trHeight w:val="397"/>
          <w:jc w:val="center"/>
        </w:trPr>
        <w:tc>
          <w:tcPr>
            <w:tcW w:w="4531" w:type="dxa"/>
            <w:vAlign w:val="center"/>
          </w:tcPr>
          <w:p w14:paraId="0000011F"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Disciplina Complementar de Escolha Condicionada</w:t>
            </w:r>
          </w:p>
        </w:tc>
        <w:tc>
          <w:tcPr>
            <w:tcW w:w="1276" w:type="dxa"/>
            <w:vAlign w:val="center"/>
          </w:tcPr>
          <w:p w14:paraId="00000120"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16</w:t>
            </w:r>
          </w:p>
        </w:tc>
        <w:tc>
          <w:tcPr>
            <w:tcW w:w="1701" w:type="dxa"/>
            <w:vAlign w:val="center"/>
          </w:tcPr>
          <w:p w14:paraId="00000121"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240 horas</w:t>
            </w:r>
          </w:p>
        </w:tc>
      </w:tr>
      <w:tr w:rsidR="00FA0B4D" w14:paraId="62551874" w14:textId="77777777">
        <w:trPr>
          <w:trHeight w:val="397"/>
          <w:jc w:val="center"/>
        </w:trPr>
        <w:tc>
          <w:tcPr>
            <w:tcW w:w="4531" w:type="dxa"/>
            <w:vAlign w:val="center"/>
          </w:tcPr>
          <w:p w14:paraId="00000122"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Disciplinas Complementar de Escolha Livre</w:t>
            </w:r>
          </w:p>
        </w:tc>
        <w:tc>
          <w:tcPr>
            <w:tcW w:w="1276" w:type="dxa"/>
            <w:vAlign w:val="center"/>
          </w:tcPr>
          <w:p w14:paraId="00000123"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8</w:t>
            </w:r>
          </w:p>
        </w:tc>
        <w:tc>
          <w:tcPr>
            <w:tcW w:w="1701" w:type="dxa"/>
            <w:vAlign w:val="center"/>
          </w:tcPr>
          <w:p w14:paraId="00000124"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120 horas</w:t>
            </w:r>
          </w:p>
        </w:tc>
      </w:tr>
      <w:tr w:rsidR="00FA0B4D" w14:paraId="7597F3FA" w14:textId="77777777">
        <w:trPr>
          <w:trHeight w:val="397"/>
          <w:jc w:val="center"/>
        </w:trPr>
        <w:tc>
          <w:tcPr>
            <w:tcW w:w="4531" w:type="dxa"/>
            <w:vAlign w:val="center"/>
          </w:tcPr>
          <w:p w14:paraId="00000125"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Estágio Supervisionado</w:t>
            </w:r>
          </w:p>
        </w:tc>
        <w:tc>
          <w:tcPr>
            <w:tcW w:w="1276" w:type="dxa"/>
            <w:vAlign w:val="center"/>
          </w:tcPr>
          <w:p w14:paraId="00000126"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4</w:t>
            </w:r>
          </w:p>
        </w:tc>
        <w:tc>
          <w:tcPr>
            <w:tcW w:w="1701" w:type="dxa"/>
            <w:vAlign w:val="center"/>
          </w:tcPr>
          <w:p w14:paraId="00000127"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180 horas</w:t>
            </w:r>
          </w:p>
        </w:tc>
      </w:tr>
      <w:tr w:rsidR="00FA0B4D" w14:paraId="6177B5DB" w14:textId="77777777">
        <w:trPr>
          <w:trHeight w:val="397"/>
          <w:jc w:val="center"/>
        </w:trPr>
        <w:tc>
          <w:tcPr>
            <w:tcW w:w="4531" w:type="dxa"/>
            <w:vAlign w:val="center"/>
          </w:tcPr>
          <w:p w14:paraId="00000128"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Atividade Curricular de Extensão</w:t>
            </w:r>
          </w:p>
        </w:tc>
        <w:tc>
          <w:tcPr>
            <w:tcW w:w="1276" w:type="dxa"/>
            <w:vAlign w:val="center"/>
          </w:tcPr>
          <w:p w14:paraId="00000129"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N/A</w:t>
            </w:r>
          </w:p>
        </w:tc>
        <w:tc>
          <w:tcPr>
            <w:tcW w:w="1701" w:type="dxa"/>
            <w:vAlign w:val="center"/>
          </w:tcPr>
          <w:p w14:paraId="0000012A"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300 horas</w:t>
            </w:r>
          </w:p>
        </w:tc>
      </w:tr>
      <w:tr w:rsidR="00FA0B4D" w14:paraId="48886C19" w14:textId="77777777">
        <w:trPr>
          <w:trHeight w:val="397"/>
          <w:jc w:val="center"/>
        </w:trPr>
        <w:tc>
          <w:tcPr>
            <w:tcW w:w="4531" w:type="dxa"/>
            <w:vAlign w:val="center"/>
          </w:tcPr>
          <w:p w14:paraId="0000012B"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Atividades Acadêmicas Complementares</w:t>
            </w:r>
          </w:p>
        </w:tc>
        <w:tc>
          <w:tcPr>
            <w:tcW w:w="1276" w:type="dxa"/>
            <w:vAlign w:val="center"/>
          </w:tcPr>
          <w:p w14:paraId="0000012C"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2</w:t>
            </w:r>
          </w:p>
        </w:tc>
        <w:tc>
          <w:tcPr>
            <w:tcW w:w="1701" w:type="dxa"/>
            <w:vAlign w:val="center"/>
          </w:tcPr>
          <w:p w14:paraId="0000012D"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90 horas</w:t>
            </w:r>
          </w:p>
        </w:tc>
      </w:tr>
      <w:tr w:rsidR="00FA0B4D" w14:paraId="34A7D73F" w14:textId="77777777">
        <w:trPr>
          <w:trHeight w:val="397"/>
          <w:jc w:val="center"/>
        </w:trPr>
        <w:tc>
          <w:tcPr>
            <w:tcW w:w="4531" w:type="dxa"/>
            <w:vAlign w:val="center"/>
          </w:tcPr>
          <w:p w14:paraId="0000012E" w14:textId="77777777" w:rsidR="00FA0B4D" w:rsidRDefault="00D60A00">
            <w:pPr>
              <w:jc w:val="left"/>
              <w:rPr>
                <w:rFonts w:ascii="Times New Roman" w:eastAsia="Times New Roman" w:hAnsi="Times New Roman" w:cs="Times New Roman"/>
              </w:rPr>
            </w:pPr>
            <w:r>
              <w:rPr>
                <w:rFonts w:ascii="Times New Roman" w:eastAsia="Times New Roman" w:hAnsi="Times New Roman" w:cs="Times New Roman"/>
              </w:rPr>
              <w:t>Trabalho de Conclusão de Curso</w:t>
            </w:r>
          </w:p>
        </w:tc>
        <w:tc>
          <w:tcPr>
            <w:tcW w:w="1276" w:type="dxa"/>
            <w:vAlign w:val="center"/>
          </w:tcPr>
          <w:p w14:paraId="0000012F"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4</w:t>
            </w:r>
          </w:p>
        </w:tc>
        <w:tc>
          <w:tcPr>
            <w:tcW w:w="1701" w:type="dxa"/>
            <w:vAlign w:val="center"/>
          </w:tcPr>
          <w:p w14:paraId="00000130" w14:textId="77777777" w:rsidR="00FA0B4D" w:rsidRDefault="00D60A00">
            <w:pPr>
              <w:jc w:val="center"/>
              <w:rPr>
                <w:rFonts w:ascii="Times New Roman" w:eastAsia="Times New Roman" w:hAnsi="Times New Roman" w:cs="Times New Roman"/>
              </w:rPr>
            </w:pPr>
            <w:r>
              <w:rPr>
                <w:rFonts w:ascii="Times New Roman" w:eastAsia="Times New Roman" w:hAnsi="Times New Roman" w:cs="Times New Roman"/>
              </w:rPr>
              <w:t>180 horas</w:t>
            </w:r>
          </w:p>
        </w:tc>
      </w:tr>
      <w:tr w:rsidR="00FA0B4D" w14:paraId="25F94F66" w14:textId="77777777">
        <w:trPr>
          <w:trHeight w:val="397"/>
          <w:jc w:val="center"/>
        </w:trPr>
        <w:tc>
          <w:tcPr>
            <w:tcW w:w="4531" w:type="dxa"/>
            <w:vAlign w:val="center"/>
          </w:tcPr>
          <w:p w14:paraId="00000131" w14:textId="77777777" w:rsidR="00FA0B4D" w:rsidRDefault="00D60A00">
            <w:pPr>
              <w:jc w:val="left"/>
              <w:rPr>
                <w:rFonts w:ascii="Times New Roman" w:eastAsia="Times New Roman" w:hAnsi="Times New Roman" w:cs="Times New Roman"/>
                <w:b/>
                <w:bCs/>
              </w:rPr>
            </w:pPr>
            <w:r>
              <w:rPr>
                <w:rFonts w:ascii="Times New Roman" w:eastAsia="Times New Roman" w:hAnsi="Times New Roman" w:cs="Times New Roman"/>
                <w:b/>
                <w:bCs/>
              </w:rPr>
              <w:t>Total Geral</w:t>
            </w:r>
          </w:p>
        </w:tc>
        <w:tc>
          <w:tcPr>
            <w:tcW w:w="1276" w:type="dxa"/>
            <w:vAlign w:val="center"/>
          </w:tcPr>
          <w:p w14:paraId="00000132" w14:textId="77777777" w:rsidR="00FA0B4D" w:rsidRDefault="00FA0B4D">
            <w:pPr>
              <w:jc w:val="center"/>
              <w:rPr>
                <w:rFonts w:ascii="Times New Roman" w:eastAsia="Times New Roman" w:hAnsi="Times New Roman" w:cs="Times New Roman"/>
                <w:b/>
                <w:bCs/>
              </w:rPr>
            </w:pPr>
          </w:p>
        </w:tc>
        <w:tc>
          <w:tcPr>
            <w:tcW w:w="1701" w:type="dxa"/>
            <w:vAlign w:val="center"/>
          </w:tcPr>
          <w:p w14:paraId="00000133" w14:textId="77777777" w:rsidR="00FA0B4D" w:rsidRDefault="00D60A00">
            <w:pPr>
              <w:jc w:val="center"/>
              <w:rPr>
                <w:rFonts w:ascii="Times New Roman" w:eastAsia="Times New Roman" w:hAnsi="Times New Roman" w:cs="Times New Roman"/>
                <w:b/>
                <w:bCs/>
              </w:rPr>
            </w:pPr>
            <w:r>
              <w:rPr>
                <w:rFonts w:ascii="Times New Roman" w:eastAsia="Times New Roman" w:hAnsi="Times New Roman" w:cs="Times New Roman"/>
                <w:b/>
                <w:bCs/>
              </w:rPr>
              <w:t>3.000 horas</w:t>
            </w:r>
          </w:p>
        </w:tc>
      </w:tr>
    </w:tbl>
    <w:p w14:paraId="00000134" w14:textId="77777777" w:rsidR="00FA0B4D" w:rsidRDefault="00FA0B4D">
      <w:pPr>
        <w:rPr>
          <w:rFonts w:ascii="Times New Roman" w:eastAsia="Times New Roman" w:hAnsi="Times New Roman" w:cs="Times New Roman"/>
        </w:rPr>
      </w:pPr>
    </w:p>
    <w:p w14:paraId="0000013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curso deve ser integralizado no prazo recomendado de 8 períodos (4 anos)</w:t>
      </w:r>
      <w:sdt>
        <w:sdtPr>
          <w:tag w:val="goog_rdk_29"/>
          <w:id w:val="-1589608467"/>
        </w:sdtPr>
        <w:sdtEndPr/>
        <w:sdtContent>
          <w:ins w:id="29" w:author="Cristina Pimenta de Mello Spineti Luz" w:date="2026-02-25T10:48:00Z">
            <w:r>
              <w:rPr>
                <w:rFonts w:ascii="Times New Roman" w:eastAsia="Times New Roman" w:hAnsi="Times New Roman" w:cs="Times New Roman"/>
              </w:rPr>
              <w:t xml:space="preserve">, duração mínima de acordo com a </w:t>
            </w:r>
          </w:ins>
          <w:sdt>
            <w:sdtPr>
              <w:tag w:val="goog_rdk_30"/>
              <w:id w:val="-1084041018"/>
            </w:sdtPr>
            <w:sdtEndPr/>
            <w:sdtContent>
              <w:ins w:id="30" w:author="Cristina Pimenta de Mello Spineti Luz" w:date="2026-02-25T10:48:00Z">
                <w:r>
                  <w:rPr>
                    <w:rFonts w:ascii="Times New Roman" w:eastAsia="Times New Roman" w:hAnsi="Times New Roman" w:cs="Times New Roman"/>
                  </w:rPr>
                  <w:t>Resolução CNE/CES nº 2/2007,</w:t>
                </w:r>
              </w:ins>
            </w:sdtContent>
          </w:sdt>
        </w:sdtContent>
      </w:sdt>
      <w:r>
        <w:rPr>
          <w:rFonts w:ascii="Times New Roman" w:eastAsia="Times New Roman" w:hAnsi="Times New Roman" w:cs="Times New Roman"/>
        </w:rPr>
        <w:t xml:space="preserve"> e máximo de 12 períodos (6 anos), observadas as normas institucionais da UFRJ. A conclusão do curso exige aprovação em todos os componentes curriculares obrigatórios, cumprimento das cargas horárias mínimas previstas para disciplinas e atividades complementares, bem como validação dos componentes integradores, nos termos estabelecidos neste Projeto Pedagógico.</w:t>
      </w:r>
    </w:p>
    <w:p w14:paraId="0000013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distribuição da carga horária foi concebida de modo a assegurar equilíbrio entre fundamentos teóricos, aprofundamento progressivo, flexibilização acadêmica e </w:t>
      </w:r>
      <w:r>
        <w:rPr>
          <w:rFonts w:ascii="Times New Roman" w:eastAsia="Times New Roman" w:hAnsi="Times New Roman" w:cs="Times New Roman"/>
        </w:rPr>
        <w:lastRenderedPageBreak/>
        <w:t>experiências práticas integradoras, garantindo coerência com os objetivos do curso (Capítulo 3), com o perfil do egresso</w:t>
      </w:r>
      <w:sdt>
        <w:sdtPr>
          <w:tag w:val="goog_rdk_31"/>
          <w:id w:val="-736834026"/>
        </w:sdtPr>
        <w:sdtEndPr/>
        <w:sdtContent>
          <w:ins w:id="31" w:author="Cristina Pimenta de Mello Spineti Luz" w:date="2026-02-25T10:52:00Z">
            <w:r>
              <w:rPr>
                <w:rFonts w:ascii="Times New Roman" w:eastAsia="Times New Roman" w:hAnsi="Times New Roman" w:cs="Times New Roman"/>
              </w:rPr>
              <w:t>,</w:t>
            </w:r>
          </w:ins>
        </w:sdtContent>
      </w:sdt>
      <w:sdt>
        <w:sdtPr>
          <w:tag w:val="goog_rdk_32"/>
          <w:id w:val="-924939704"/>
        </w:sdtPr>
        <w:sdtEndPr/>
        <w:sdtContent>
          <w:del w:id="32" w:author="Cristina Pimenta de Mello Spineti Luz" w:date="2026-02-25T10:52:00Z">
            <w:r>
              <w:rPr>
                <w:rFonts w:ascii="Times New Roman" w:eastAsia="Times New Roman" w:hAnsi="Times New Roman" w:cs="Times New Roman"/>
              </w:rPr>
              <w:delText xml:space="preserve"> e</w:delText>
            </w:r>
          </w:del>
        </w:sdtContent>
      </w:sdt>
      <w:r>
        <w:rPr>
          <w:rFonts w:ascii="Times New Roman" w:eastAsia="Times New Roman" w:hAnsi="Times New Roman" w:cs="Times New Roman"/>
        </w:rPr>
        <w:t xml:space="preserve"> com as Diretrizes Curriculares Nacionais do Curso de Graduação em Administração</w:t>
      </w:r>
      <w:sdt>
        <w:sdtPr>
          <w:tag w:val="goog_rdk_33"/>
          <w:id w:val="16018214"/>
        </w:sdtPr>
        <w:sdtEndPr/>
        <w:sdtContent>
          <w:ins w:id="33" w:author="Cristina Pimenta de Mello Spineti Luz" w:date="2026-02-25T10:52:00Z">
            <w:r>
              <w:rPr>
                <w:rFonts w:ascii="Times New Roman" w:eastAsia="Times New Roman" w:hAnsi="Times New Roman" w:cs="Times New Roman"/>
              </w:rPr>
              <w:t xml:space="preserve"> e com as Resoluções do </w:t>
            </w:r>
          </w:ins>
          <w:sdt>
            <w:sdtPr>
              <w:tag w:val="goog_rdk_34"/>
              <w:id w:val="-96728132"/>
            </w:sdtPr>
            <w:sdtEndPr/>
            <w:sdtContent>
              <w:ins w:id="34" w:author="Cristina Pimenta de Mello Spineti Luz" w:date="2026-02-25T10:52:00Z">
                <w:r>
                  <w:rPr>
                    <w:rFonts w:ascii="Times New Roman" w:eastAsia="Times New Roman" w:hAnsi="Times New Roman" w:cs="Times New Roman"/>
                  </w:rPr>
                  <w:t>Resolução CNE/CES</w:t>
                </w:r>
              </w:ins>
            </w:sdtContent>
          </w:sdt>
        </w:sdtContent>
      </w:sdt>
      <w:r>
        <w:rPr>
          <w:rFonts w:ascii="Times New Roman" w:eastAsia="Times New Roman" w:hAnsi="Times New Roman" w:cs="Times New Roman"/>
        </w:rPr>
        <w:t>.</w:t>
      </w:r>
    </w:p>
    <w:p w14:paraId="00000137" w14:textId="77777777" w:rsidR="00FA0B4D" w:rsidRDefault="00FA0B4D">
      <w:pPr>
        <w:rPr>
          <w:rFonts w:ascii="Times New Roman" w:eastAsia="Times New Roman" w:hAnsi="Times New Roman" w:cs="Times New Roman"/>
        </w:rPr>
      </w:pPr>
    </w:p>
    <w:p w14:paraId="0000013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4.4 Flexibilização Curricular e Áreas de Ênfase</w:t>
      </w:r>
    </w:p>
    <w:p w14:paraId="0000013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flexibilização curricular constitui elemento estruturante da proposta pedagógica do curso e materializa o princípio do protagonismo discente previsto na Concepção Pedagógica (Capítulo 2). Para além do cumprimento formal de carga horária optativa, a matriz foi organizada de modo a permitir trajetórias de aprofundamento coerentes, estruturadas a partir das Áreas de Ênfase definidas no âmbito do Eixo de Formação Profissional em Administração (Seção 4.1).</w:t>
      </w:r>
    </w:p>
    <w:p w14:paraId="0000013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Áreas de Ênfase não configuram habilitações ou certificações formais, mas arranjos acadêmicos que articulam disciplinas obrigatórias e optativas em torno de campos estratégicos da Administração, favorecendo aprofundamento progressivo sem comprometer a formação generalista exigida pelas Diretrizes Curriculares Nacionais. Tal organização permite ao estudante construir percurso formativo consistente, com coerência temática e densidade técnica.</w:t>
      </w:r>
    </w:p>
    <w:p w14:paraId="0000013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Áreas de Ênfase do curso compreendem: Administração Pública; Estudos Organizacionais; Estratégia e Inovação; Finanças; Marketing; Operações e Logística; e Pessoas. Cada uma delas agrega disciplinas estruturantes e optativas correlatas, bem como oportunidades de participação em projetos de pesquisa, extensão e atividades aplicadas vinculadas aos respectivos campos de conhecimento.</w:t>
      </w:r>
    </w:p>
    <w:p w14:paraId="0000013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Esse arranjo assegura equilíbrio entre formação ampla e especialização progressiva, evitando dispersão excessiva de escolhas e reforçando a identidade acadêmica do curso. Ao organizar a flexibilização em torno de Áreas de Ênfase claramente definidas, o currículo evidencia como operacionaliza as competências previstas no Perfil do Egresso (Capítulo 3), ao mesmo tempo em que preserva integração sistêmica entre as diferentes dimensões da Administração.</w:t>
      </w:r>
    </w:p>
    <w:p w14:paraId="0000013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flexibilização curricular também se concretiza por meio: (i) da oferta regular de disciplinas optativas pelo Departamento; (ii) da possibilidade de cursar componentes em outras unidades acadêmicas da Universidade, conforme normas institucionais; (iii) da </w:t>
      </w:r>
      <w:r>
        <w:rPr>
          <w:rFonts w:ascii="Times New Roman" w:eastAsia="Times New Roman" w:hAnsi="Times New Roman" w:cs="Times New Roman"/>
        </w:rPr>
        <w:lastRenderedPageBreak/>
        <w:t>participação em projetos de pesquisa e extensão vinculados às áreas de aprofundamento; e (iv) da integralização de Atividades Acadêmicas Complementares.</w:t>
      </w:r>
    </w:p>
    <w:p w14:paraId="0000013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Esse conjunto de mecanismos amplia a autonomia discente, fortalece a interdisciplinaridade e assegura dinamismo curricular, mantendo o curso alinhado às transformações do campo profissional e às demandas sociais contemporâneas. Com isso, conclui-se o delineamento da estrutura curricular do curso, cuja materialização pedagógica (no que se refere às metodologias de ensino, estratégias de aprendizagem e processos avaliativos) será detalhada no Capítulo 5.</w:t>
      </w:r>
      <w:r>
        <w:br w:type="page"/>
      </w:r>
    </w:p>
    <w:p w14:paraId="0000013F"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5. Processos de Ensino, Aprendizagem e Avaliação </w:t>
      </w:r>
    </w:p>
    <w:p w14:paraId="00000140"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Este capítulo explicita os fundamentos pedagógicos, as metodologias de ensino-aprendizagem, os processos avaliativos e os mecanismos institucionais de acompanhamento acadêmico que orientam a formação no Curso de Administração da FACC/UFRJ. Sua organização estabelece articulação direta com a Concepção Pedagógica do Curso (Capítulo 2), com os Objetivos e o Perfil do Egresso (Capítulo 3) e com a Estrutura Curricular (Capítulo 4), assegurando coerência interna ao Projeto Pedagógico do Curso e alinhamento às Dir</w:t>
      </w:r>
      <w:r>
        <w:rPr>
          <w:rFonts w:ascii="Times New Roman" w:eastAsia="Times New Roman" w:hAnsi="Times New Roman" w:cs="Times New Roman"/>
        </w:rPr>
        <w:t>etrizes Curriculares Nacionais, às normativas institucionais da UFRJ e aos referenciais de qualidade adotados pelo INEP.</w:t>
      </w:r>
    </w:p>
    <w:p w14:paraId="0000014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processos aqui descritos sustentam-se na compreensão do ensino, da aprendizagem e da avaliação como dimensões integradas e indissociáveis, orientadas à formação de competências técnicas, analíticas, éticas e socialmente referenciadas, compatíveis com os desafios contemporâneos da atuação do administrador.</w:t>
      </w:r>
    </w:p>
    <w:p w14:paraId="00000142" w14:textId="77777777" w:rsidR="00FA0B4D" w:rsidRDefault="00FA0B4D">
      <w:pPr>
        <w:rPr>
          <w:rFonts w:ascii="Times New Roman" w:eastAsia="Times New Roman" w:hAnsi="Times New Roman" w:cs="Times New Roman"/>
        </w:rPr>
      </w:pPr>
    </w:p>
    <w:p w14:paraId="00000143"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rPr>
        <w:t xml:space="preserve">5.1 Concepções pedagógicas e princípios orientadores </w:t>
      </w:r>
      <w:r>
        <w:rPr>
          <w:rFonts w:ascii="Times New Roman" w:eastAsia="Times New Roman" w:hAnsi="Times New Roman" w:cs="Times New Roman"/>
          <w:b/>
          <w:bCs/>
          <w:highlight w:val="yellow"/>
        </w:rPr>
        <w:t>[trechos das partes 3.1 e 3.2; 5.3 e 5.6]</w:t>
      </w:r>
    </w:p>
    <w:p w14:paraId="0000014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processos de ensino e aprendizagem do Curso de Administração da FACC/UFRJ fundamentam-se em uma concepção pedagógica que reconhece o estudante como sujeito ativo de sua formação, corresponsável pela construção do conhecimento e pelo desenvolvimento das competências definidas no Perfil do Egresso (Capítulo 3).</w:t>
      </w:r>
    </w:p>
    <w:p w14:paraId="0000014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aprendizagem é orientada por perspectiva </w:t>
      </w:r>
      <w:r>
        <w:rPr>
          <w:rFonts w:ascii="Times New Roman" w:eastAsia="Times New Roman" w:hAnsi="Times New Roman" w:cs="Times New Roman"/>
          <w:i/>
          <w:iCs/>
        </w:rPr>
        <w:t>centrada no estudante</w:t>
      </w:r>
      <w:r>
        <w:rPr>
          <w:rFonts w:ascii="Times New Roman" w:eastAsia="Times New Roman" w:hAnsi="Times New Roman" w:cs="Times New Roman"/>
        </w:rPr>
        <w:t>, que considera a diversidade de trajetórias formativas, experiências prévias e contextos socioculturais. Tal orientação estimula autonomia intelectual, pensamento crítico, capacidade analítica e tomada de decisão fundamentada, assegurando alinhamento entre objetivos formativos e práticas pedagógicas.</w:t>
      </w:r>
    </w:p>
    <w:p w14:paraId="0000014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curso adota o </w:t>
      </w:r>
      <w:r>
        <w:rPr>
          <w:rFonts w:ascii="Times New Roman" w:eastAsia="Times New Roman" w:hAnsi="Times New Roman" w:cs="Times New Roman"/>
          <w:i/>
          <w:iCs/>
        </w:rPr>
        <w:t>desenvolvimento de competências</w:t>
      </w:r>
      <w:r>
        <w:rPr>
          <w:rFonts w:ascii="Times New Roman" w:eastAsia="Times New Roman" w:hAnsi="Times New Roman" w:cs="Times New Roman"/>
        </w:rPr>
        <w:t xml:space="preserve"> como eixo estruturante do processo formativo, entendendo-as como mobilização integrada de conhecimentos, habilidades, atitudes e valores aplicados à resolução de problemas complexos em contextos organizacionais diversos. Essa abordagem orienta tanto a organização curricular (Capítulo 4) quanto a definição das metodologias de ensino e dos processos avaliativos.</w:t>
      </w:r>
    </w:p>
    <w:p w14:paraId="00000147"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 xml:space="preserve">A </w:t>
      </w:r>
      <w:r>
        <w:rPr>
          <w:rFonts w:ascii="Times New Roman" w:eastAsia="Times New Roman" w:hAnsi="Times New Roman" w:cs="Times New Roman"/>
          <w:i/>
          <w:iCs/>
        </w:rPr>
        <w:t>autonomia docente</w:t>
      </w:r>
      <w:r>
        <w:rPr>
          <w:rFonts w:ascii="Times New Roman" w:eastAsia="Times New Roman" w:hAnsi="Times New Roman" w:cs="Times New Roman"/>
        </w:rPr>
        <w:t>, assegurada pelas normativas institucionais da UFRJ, é exercida de forma articulada à coerência pedagógica do Projeto Pedagógico do Curso. Os docentes possuem liberdade para selecionar estratégias didáticas, metodologias e instrumentos de avaliação, respeitados os objetivos de aprendizagem das disciplinas, o perfil do egresso e os princípios formativos do curso, o que assegura diversidade pedagógica sem perda de identidade institucional.</w:t>
      </w:r>
    </w:p>
    <w:p w14:paraId="0000014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i/>
          <w:iCs/>
        </w:rPr>
        <w:t>diversidade metodológica</w:t>
      </w:r>
      <w:r>
        <w:rPr>
          <w:rFonts w:ascii="Times New Roman" w:eastAsia="Times New Roman" w:hAnsi="Times New Roman" w:cs="Times New Roman"/>
        </w:rPr>
        <w:t xml:space="preserve"> constitui princípio orientador central, reconhecendo que diferentes conteúdos, competências e etapas do percurso formativo demandam abordagens pedagógicas distintas. Esse princípio orienta a prática docente ao longo do curso e se materializa nas ementas, nos planos de ensino e na organização das atividades acadêmicas.</w:t>
      </w:r>
    </w:p>
    <w:p w14:paraId="00000149" w14:textId="77777777" w:rsidR="00FA0B4D" w:rsidRDefault="00FA0B4D">
      <w:pPr>
        <w:rPr>
          <w:rFonts w:ascii="Times New Roman" w:eastAsia="Times New Roman" w:hAnsi="Times New Roman" w:cs="Times New Roman"/>
        </w:rPr>
      </w:pPr>
    </w:p>
    <w:p w14:paraId="0000014A"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rPr>
        <w:t xml:space="preserve">5.2 Metodologias de ensino-aprendizagem </w:t>
      </w:r>
      <w:r>
        <w:rPr>
          <w:rFonts w:ascii="Times New Roman" w:eastAsia="Times New Roman" w:hAnsi="Times New Roman" w:cs="Times New Roman"/>
          <w:b/>
          <w:bCs/>
          <w:highlight w:val="yellow"/>
        </w:rPr>
        <w:t>[trechos das partes 3.4, 5.3 e 5.6]</w:t>
      </w:r>
    </w:p>
    <w:p w14:paraId="0000014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metodologias adotadas são selecionadas de forma intencional e articulada aos objetivos de aprendizagem, visando promover integração entre teoria e prática, desenvolvimento do pensamento crítico, capacidade analítica, atuação ética e trabalho colaborativo. Entre as estratégias pedagógicas empregadas destacam-se:</w:t>
      </w:r>
    </w:p>
    <w:p w14:paraId="0000014C" w14:textId="77777777" w:rsidR="00FA0B4D" w:rsidRDefault="00D60A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Aulas expositivas dialogadas, voltadas à apresentação de fundamentos conceituais articulados à problematização de contextos organizacionais contemporâneos;</w:t>
      </w:r>
    </w:p>
    <w:p w14:paraId="0000014D" w14:textId="77777777" w:rsidR="00FA0B4D" w:rsidRDefault="00D60A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Estudos de caso, baseados em situações reais ou simuladas, que favorecem a análise sistêmica, a tomada de decisão e o julgamento crítico;</w:t>
      </w:r>
    </w:p>
    <w:p w14:paraId="0000014E" w14:textId="77777777" w:rsidR="00FA0B4D" w:rsidRDefault="00D60A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Trabalhos aplicados e atividades práticas, individuais ou coletivas, voltados à resolução de problemas organizacionais e à aplicação de instrumentos de gestão;</w:t>
      </w:r>
    </w:p>
    <w:p w14:paraId="0000014F" w14:textId="77777777" w:rsidR="00FA0B4D" w:rsidRDefault="00D60A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Projetos integradores, que promovem a articulação entre diferentes áreas do conhecimento, o desenvolvimento de competências transversais e a visão sistêmica da Administração;</w:t>
      </w:r>
    </w:p>
    <w:p w14:paraId="00000150" w14:textId="77777777" w:rsidR="00FA0B4D" w:rsidRDefault="00D60A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Uso de tecnologias educacionais, incluindo ambientes virtuais de aprendizagem e ferramentas digitais de apoio ao ensino presencial, em conformidade com a legislação vigente;</w:t>
      </w:r>
    </w:p>
    <w:p w14:paraId="00000151" w14:textId="77777777" w:rsidR="00FA0B4D" w:rsidRDefault="00D60A00">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Integração entre ensino, pesquisa e extensão, conforme descrito no Capítulo 2, por meio da participação discente em projetos de pesquisa, ações extensionistas, iniciação científica, monitorias e outras atividades acadêmicas orientadas.</w:t>
      </w:r>
    </w:p>
    <w:p w14:paraId="00000152" w14:textId="77777777" w:rsidR="00FA0B4D" w:rsidRDefault="00D60A00">
      <w:pPr>
        <w:rPr>
          <w:rFonts w:ascii="Times New Roman" w:eastAsia="Times New Roman" w:hAnsi="Times New Roman" w:cs="Times New Roman"/>
        </w:rPr>
      </w:pPr>
      <w:sdt>
        <w:sdtPr>
          <w:tag w:val="goog_rdk_35"/>
          <w:id w:val="1409783643"/>
        </w:sdtPr>
        <w:sdtEndPr/>
        <w:sdtContent>
          <w:commentRangeStart w:id="35"/>
        </w:sdtContent>
      </w:sdt>
      <w:r>
        <w:rPr>
          <w:rFonts w:ascii="Times New Roman" w:eastAsia="Times New Roman" w:hAnsi="Times New Roman" w:cs="Times New Roman"/>
        </w:rPr>
        <w:t xml:space="preserve">Essas metodologias são explicitadas nos planos de ensino das disciplinas </w:t>
      </w:r>
      <w:r>
        <w:rPr>
          <w:rFonts w:ascii="Times New Roman" w:eastAsia="Times New Roman" w:hAnsi="Times New Roman" w:cs="Times New Roman"/>
          <w:highlight w:val="cyan"/>
        </w:rPr>
        <w:t>(Apêndice B)</w:t>
      </w:r>
      <w:commentRangeEnd w:id="35"/>
      <w:r>
        <w:rPr>
          <w:rStyle w:val="Refdecomentrio"/>
          <w:rFonts w:ascii="Times New Roman" w:eastAsia="Times New Roman" w:hAnsi="Times New Roman" w:cs="Times New Roman"/>
          <w:sz w:val="24"/>
          <w:szCs w:val="24"/>
        </w:rPr>
        <w:commentReference w:id="35"/>
      </w:r>
      <w:r>
        <w:rPr>
          <w:rFonts w:ascii="Times New Roman" w:eastAsia="Times New Roman" w:hAnsi="Times New Roman" w:cs="Times New Roman"/>
        </w:rPr>
        <w:t xml:space="preserve"> e guardam correspondência com a estrutura curricular apresentada no Capítulo 4, assegurando progressão formativa e coerência pedagógica ao longo do curso.</w:t>
      </w:r>
    </w:p>
    <w:p w14:paraId="0000015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curso poderá utilizar, nos termos da legislação vigente, recursos de mediação tecnológica e componentes curriculares </w:t>
      </w:r>
      <w:sdt>
        <w:sdtPr>
          <w:tag w:val="goog_rdk_36"/>
          <w:id w:val="1802127197"/>
        </w:sdtPr>
        <w:sdtEndPr/>
        <w:sdtContent>
          <w:commentRangeStart w:id="36"/>
        </w:sdtContent>
      </w:sdt>
      <w:r>
        <w:rPr>
          <w:rFonts w:ascii="Times New Roman" w:eastAsia="Times New Roman" w:hAnsi="Times New Roman" w:cs="Times New Roman"/>
        </w:rPr>
        <w:t>com oferta parcial a distância, respeitado o limite legal aplicável aos cursos presenciais. A adoção de atividades síncronas ou assíncronas mediadas por tecnologias digitais observará critérios pedagógicos definidos pelo Colegiado de Curso, assegurando qualidade acadêmica, acompanhamento docente e manutenção da predominância da carga horária presencial.</w:t>
      </w:r>
      <w:commentRangeEnd w:id="36"/>
      <w:r>
        <w:rPr>
          <w:rStyle w:val="Refdecomentrio"/>
          <w:rFonts w:ascii="Times New Roman" w:eastAsia="Times New Roman" w:hAnsi="Times New Roman" w:cs="Times New Roman"/>
          <w:sz w:val="24"/>
          <w:szCs w:val="24"/>
        </w:rPr>
        <w:commentReference w:id="36"/>
      </w:r>
      <w:r>
        <w:rPr>
          <w:rFonts w:ascii="Times New Roman" w:eastAsia="Times New Roman" w:hAnsi="Times New Roman" w:cs="Times New Roman"/>
        </w:rPr>
        <w:t xml:space="preserve"> O uso de Tecnologias da Informação e Comunicação integra a proposta formativa como instrumento de inovação pedagógica, ampliação de acesso e desenvolvimento de competências digitais relevantes à atuação profissional contemporânea.</w:t>
      </w:r>
    </w:p>
    <w:p w14:paraId="00000154" w14:textId="77777777" w:rsidR="00FA0B4D" w:rsidRDefault="00FA0B4D">
      <w:pPr>
        <w:rPr>
          <w:rFonts w:ascii="Times New Roman" w:eastAsia="Times New Roman" w:hAnsi="Times New Roman" w:cs="Times New Roman"/>
        </w:rPr>
      </w:pPr>
    </w:p>
    <w:p w14:paraId="00000155"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rPr>
        <w:t xml:space="preserve">5.3 Processos e instrumentos de avaliação da aprendizagem </w:t>
      </w:r>
      <w:r>
        <w:rPr>
          <w:rFonts w:ascii="Times New Roman" w:eastAsia="Times New Roman" w:hAnsi="Times New Roman" w:cs="Times New Roman"/>
          <w:b/>
          <w:bCs/>
          <w:highlight w:val="yellow"/>
        </w:rPr>
        <w:t>[trechos das partes 5.2, 5.6 e 5.7]</w:t>
      </w:r>
    </w:p>
    <w:p w14:paraId="0000015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avaliação da aprendizagem é concebida como dimensão integrante do processo formativo, assumindo caráter diagnóstico, formativo e somativo. A avaliação diagnóstica identifica conhecimentos prévios e orienta o planejamento didático. A avaliação formativa acompanha o desenvolvimento do estudante ao longo do semestre, possibilitando ajustes pedagógicos e fornecendo devolutivas sistemáticas. A avaliação somativa verifica o alcance dos objetivos de aprendizagem ao final de unidades ou disciplinas.</w:t>
      </w:r>
    </w:p>
    <w:p w14:paraId="00000157"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instrumentos avaliativos incluem provas escritas, testes, trabalhos individuais e em grupo, seminários, projetos aplicados, relatórios técnicos e participação em atividades acadêmicas, conforme especificidades de cada componente curricular</w:t>
      </w:r>
      <w:sdt>
        <w:sdtPr>
          <w:tag w:val="goog_rdk_37"/>
          <w:id w:val="1488134908"/>
        </w:sdtPr>
        <w:sdtEndPr/>
        <w:sdtContent>
          <w:ins w:id="37" w:author="Cristina Pimenta de Mello Spineti Luz" w:date="2026-02-25T03:21:00Z">
            <w:r>
              <w:rPr>
                <w:rFonts w:ascii="Times New Roman" w:eastAsia="Times New Roman" w:hAnsi="Times New Roman" w:cs="Times New Roman"/>
              </w:rPr>
              <w:t xml:space="preserve">. Deve haver, no </w:t>
            </w:r>
          </w:ins>
          <w:sdt>
            <w:sdtPr>
              <w:tag w:val="goog_rdk_38"/>
              <w:id w:val="290437794"/>
            </w:sdtPr>
            <w:sdtEndPr/>
            <w:sdtContent>
              <w:ins w:id="38" w:author="Cristina Pimenta de Mello Spineti Luz" w:date="2026-02-25T03:21:00Z">
                <w:r>
                  <w:rPr>
                    <w:rFonts w:ascii="Times New Roman" w:eastAsia="Times New Roman" w:hAnsi="Times New Roman" w:cs="Times New Roman"/>
                  </w:rPr>
                  <w:t>mínimo, duas</w:t>
                </w:r>
              </w:ins>
            </w:sdtContent>
          </w:sdt>
          <w:ins w:id="39" w:author="Cristina Pimenta de Mello Spineti Luz" w:date="2026-02-25T03:21:00Z">
            <w:r>
              <w:rPr>
                <w:rFonts w:ascii="Times New Roman" w:eastAsia="Times New Roman" w:hAnsi="Times New Roman" w:cs="Times New Roman"/>
              </w:rPr>
              <w:t xml:space="preserve"> avaliações e os c</w:t>
            </w:r>
          </w:ins>
        </w:sdtContent>
      </w:sdt>
      <w:sdt>
        <w:sdtPr>
          <w:tag w:val="goog_rdk_39"/>
          <w:id w:val="1339433739"/>
        </w:sdtPr>
        <w:sdtEndPr/>
        <w:sdtContent>
          <w:del w:id="40" w:author="Cristina Pimenta de Mello Spineti Luz" w:date="2026-02-25T03:21:00Z">
            <w:r>
              <w:rPr>
                <w:rFonts w:ascii="Times New Roman" w:eastAsia="Times New Roman" w:hAnsi="Times New Roman" w:cs="Times New Roman"/>
              </w:rPr>
              <w:delText>. C</w:delText>
            </w:r>
          </w:del>
        </w:sdtContent>
      </w:sdt>
      <w:r>
        <w:rPr>
          <w:rFonts w:ascii="Times New Roman" w:eastAsia="Times New Roman" w:hAnsi="Times New Roman" w:cs="Times New Roman"/>
        </w:rPr>
        <w:t xml:space="preserve">ritérios, instrumentos e formas de devolutiva são explicitados nos </w:t>
      </w:r>
      <w:sdt>
        <w:sdtPr>
          <w:tag w:val="goog_rdk_40"/>
          <w:id w:val="94338788"/>
        </w:sdtPr>
        <w:sdtEndPr/>
        <w:sdtContent>
          <w:commentRangeStart w:id="41"/>
        </w:sdtContent>
      </w:sdt>
      <w:r>
        <w:rPr>
          <w:rFonts w:ascii="Times New Roman" w:eastAsia="Times New Roman" w:hAnsi="Times New Roman" w:cs="Times New Roman"/>
        </w:rPr>
        <w:t>planos de ensino</w:t>
      </w:r>
      <w:commentRangeEnd w:id="41"/>
      <w:r>
        <w:rPr>
          <w:rStyle w:val="Refdecomentrio"/>
          <w:rFonts w:ascii="Times New Roman" w:eastAsia="Times New Roman" w:hAnsi="Times New Roman" w:cs="Times New Roman"/>
          <w:sz w:val="24"/>
          <w:szCs w:val="24"/>
        </w:rPr>
        <w:commentReference w:id="41"/>
      </w:r>
      <w:r>
        <w:rPr>
          <w:rFonts w:ascii="Times New Roman" w:eastAsia="Times New Roman" w:hAnsi="Times New Roman" w:cs="Times New Roman"/>
        </w:rPr>
        <w:t>, assegurando transparência e equidade.</w:t>
      </w:r>
    </w:p>
    <w:sdt>
      <w:sdtPr>
        <w:tag w:val="goog_rdk_58"/>
        <w:id w:val="-1249973982"/>
      </w:sdtPr>
      <w:sdtEndPr/>
      <w:sdtContent>
        <w:p w14:paraId="00000158" w14:textId="77777777" w:rsidR="00FA0B4D" w:rsidRDefault="00D60A00">
          <w:pPr>
            <w:rPr>
              <w:ins w:id="42" w:author="Cristina Pimenta de Mello Spineti Luz" w:date="2026-02-25T03:19:00Z"/>
              <w:rFonts w:ascii="Times New Roman" w:eastAsia="Times New Roman" w:hAnsi="Times New Roman" w:cs="Times New Roman"/>
            </w:rPr>
          </w:pPr>
          <w:r>
            <w:rPr>
              <w:rFonts w:ascii="Times New Roman" w:eastAsia="Times New Roman" w:hAnsi="Times New Roman" w:cs="Times New Roman"/>
            </w:rPr>
            <w:t xml:space="preserve">Para aprovação, o estudante deve obter média </w:t>
          </w:r>
          <w:sdt>
            <w:sdtPr>
              <w:tag w:val="goog_rdk_41"/>
              <w:id w:val="1141804839"/>
            </w:sdtPr>
            <w:sdtEndPr/>
            <w:sdtContent>
              <w:ins w:id="43" w:author="Cristina Pimenta de Mello Spineti Luz" w:date="2026-02-25T03:25:00Z">
                <w:r>
                  <w:rPr>
                    <w:rFonts w:ascii="Times New Roman" w:eastAsia="Times New Roman" w:hAnsi="Times New Roman" w:cs="Times New Roman"/>
                  </w:rPr>
                  <w:t xml:space="preserve">(M) </w:t>
                </w:r>
              </w:ins>
            </w:sdtContent>
          </w:sdt>
          <w:r>
            <w:rPr>
              <w:rFonts w:ascii="Times New Roman" w:eastAsia="Times New Roman" w:hAnsi="Times New Roman" w:cs="Times New Roman"/>
            </w:rPr>
            <w:t>igual ou superior a seis</w:t>
          </w:r>
          <w:sdt>
            <w:sdtPr>
              <w:tag w:val="goog_rdk_42"/>
              <w:id w:val="2090892949"/>
            </w:sdtPr>
            <w:sdtEndPr/>
            <w:sdtContent>
              <w:ins w:id="44" w:author="Cristina Pimenta de Mello Spineti Luz" w:date="2026-02-25T03:24:00Z">
                <w:r>
                  <w:rPr>
                    <w:rFonts w:ascii="Times New Roman" w:eastAsia="Times New Roman" w:hAnsi="Times New Roman" w:cs="Times New Roman"/>
                  </w:rPr>
                  <w:t xml:space="preserve"> nessas avaliações, podendo e</w:t>
                </w:r>
              </w:ins>
              <w:sdt>
                <w:sdtPr>
                  <w:tag w:val="goog_rdk_43"/>
                  <w:id w:val="604117364"/>
                </w:sdtPr>
                <w:sdtEndPr/>
                <w:sdtContent>
                  <w:ins w:id="45" w:author="Cristina Pimenta de Mello Spineti Luz" w:date="2026-02-25T03:24:00Z">
                    <w:r>
                      <w:rPr>
                        <w:rFonts w:ascii="Times New Roman" w:eastAsia="Times New Roman" w:hAnsi="Times New Roman" w:cs="Times New Roman"/>
                      </w:rPr>
                      <w:t>ssa média ser ponderada em função da carga de trabalho ou conhecimentos envolvidos</w:t>
                    </w:r>
                  </w:ins>
                </w:sdtContent>
              </w:sdt>
            </w:sdtContent>
          </w:sdt>
          <w:r>
            <w:rPr>
              <w:rFonts w:ascii="Times New Roman" w:eastAsia="Times New Roman" w:hAnsi="Times New Roman" w:cs="Times New Roman"/>
            </w:rPr>
            <w:t xml:space="preserve">. Caso a média </w:t>
          </w:r>
          <w:sdt>
            <w:sdtPr>
              <w:tag w:val="goog_rdk_44"/>
              <w:id w:val="1427524346"/>
            </w:sdtPr>
            <w:sdtEndPr/>
            <w:sdtContent>
              <w:ins w:id="46" w:author="Cristina Pimenta de Mello Spineti Luz" w:date="2026-02-25T03:26:00Z">
                <w:r>
                  <w:rPr>
                    <w:rFonts w:ascii="Times New Roman" w:eastAsia="Times New Roman" w:hAnsi="Times New Roman" w:cs="Times New Roman"/>
                  </w:rPr>
                  <w:t xml:space="preserve">(M) </w:t>
                </w:r>
              </w:ins>
              <w:sdt>
                <w:sdtPr>
                  <w:tag w:val="goog_rdk_45"/>
                  <w:id w:val="480894173"/>
                </w:sdtPr>
                <w:sdtEndPr/>
                <w:sdtContent>
                  <w:ins w:id="47" w:author="Cristina Pimenta de Mello Spineti Luz" w:date="2026-02-25T03:26:00Z">
                    <w:r>
                      <w:rPr>
                        <w:rFonts w:ascii="Times New Roman" w:eastAsia="Times New Roman" w:hAnsi="Times New Roman" w:cs="Times New Roman"/>
                      </w:rPr>
                      <w:t>seja inferior a seis, mas igual ou superior a três</w:t>
                    </w:r>
                  </w:ins>
                </w:sdtContent>
              </w:sdt>
            </w:sdtContent>
          </w:sdt>
          <w:sdt>
            <w:sdtPr>
              <w:tag w:val="goog_rdk_46"/>
              <w:id w:val="2105426391"/>
            </w:sdtPr>
            <w:sdtEndPr/>
            <w:sdtContent>
              <w:sdt>
                <w:sdtPr>
                  <w:tag w:val="goog_rdk_47"/>
                  <w:id w:val="-160125877"/>
                </w:sdtPr>
                <w:sdtEndPr/>
                <w:sdtContent>
                  <w:del w:id="48" w:author="Cristina Pimenta de Mello Spineti Luz" w:date="2026-02-25T03:26:00Z">
                    <w:r>
                      <w:rPr>
                        <w:rFonts w:ascii="Times New Roman" w:eastAsia="Times New Roman" w:hAnsi="Times New Roman" w:cs="Times New Roman"/>
                      </w:rPr>
                      <w:delText>esteja entre três e seis</w:delText>
                    </w:r>
                  </w:del>
                </w:sdtContent>
              </w:sdt>
            </w:sdtContent>
          </w:sdt>
          <w:r>
            <w:rPr>
              <w:rFonts w:ascii="Times New Roman" w:eastAsia="Times New Roman" w:hAnsi="Times New Roman" w:cs="Times New Roman"/>
            </w:rPr>
            <w:t xml:space="preserve">, </w:t>
          </w:r>
          <w:sdt>
            <w:sdtPr>
              <w:tag w:val="goog_rdk_48"/>
              <w:id w:val="-573899162"/>
            </w:sdtPr>
            <w:sdtEndPr/>
            <w:sdtContent>
              <w:ins w:id="49" w:author="Cristina Pimenta de Mello Spineti Luz" w:date="2026-02-25T03:24:00Z">
                <w:r>
                  <w:rPr>
                    <w:rFonts w:ascii="Times New Roman" w:eastAsia="Times New Roman" w:hAnsi="Times New Roman" w:cs="Times New Roman"/>
                  </w:rPr>
                  <w:t>deverá</w:t>
                </w:r>
              </w:ins>
            </w:sdtContent>
          </w:sdt>
          <w:sdt>
            <w:sdtPr>
              <w:tag w:val="goog_rdk_49"/>
              <w:id w:val="1895636460"/>
            </w:sdtPr>
            <w:sdtEndPr/>
            <w:sdtContent>
              <w:del w:id="50" w:author="Cristina Pimenta de Mello Spineti Luz" w:date="2026-02-25T03:24:00Z">
                <w:r>
                  <w:rPr>
                    <w:rFonts w:ascii="Times New Roman" w:eastAsia="Times New Roman" w:hAnsi="Times New Roman" w:cs="Times New Roman"/>
                  </w:rPr>
                  <w:delText>poderá</w:delText>
                </w:r>
              </w:del>
            </w:sdtContent>
          </w:sdt>
          <w:r>
            <w:rPr>
              <w:rFonts w:ascii="Times New Roman" w:eastAsia="Times New Roman" w:hAnsi="Times New Roman" w:cs="Times New Roman"/>
            </w:rPr>
            <w:t xml:space="preserve"> realizar prova final</w:t>
          </w:r>
          <w:sdt>
            <w:sdtPr>
              <w:tag w:val="goog_rdk_50"/>
              <w:id w:val="-386710934"/>
            </w:sdtPr>
            <w:sdtEndPr/>
            <w:sdtContent>
              <w:ins w:id="51" w:author="Cristina Pimenta de Mello Spineti Luz" w:date="2026-02-25T03:27:00Z">
                <w:r>
                  <w:rPr>
                    <w:rFonts w:ascii="Times New Roman" w:eastAsia="Times New Roman" w:hAnsi="Times New Roman" w:cs="Times New Roman"/>
                  </w:rPr>
                  <w:t xml:space="preserve"> (PF)</w:t>
                </w:r>
              </w:ins>
            </w:sdtContent>
          </w:sdt>
          <w:r>
            <w:rPr>
              <w:rFonts w:ascii="Times New Roman" w:eastAsia="Times New Roman" w:hAnsi="Times New Roman" w:cs="Times New Roman"/>
            </w:rPr>
            <w:t>; a média final</w:t>
          </w:r>
          <w:sdt>
            <w:sdtPr>
              <w:tag w:val="goog_rdk_51"/>
              <w:id w:val="-280125256"/>
            </w:sdtPr>
            <w:sdtEndPr/>
            <w:sdtContent>
              <w:ins w:id="52" w:author="Cristina Pimenta de Mello Spineti Luz" w:date="2026-02-25T03:27:00Z">
                <w:r>
                  <w:rPr>
                    <w:rFonts w:ascii="Times New Roman" w:eastAsia="Times New Roman" w:hAnsi="Times New Roman" w:cs="Times New Roman"/>
                  </w:rPr>
                  <w:t xml:space="preserve"> (MF)</w:t>
                </w:r>
              </w:ins>
            </w:sdtContent>
          </w:sdt>
          <w:r>
            <w:rPr>
              <w:rFonts w:ascii="Times New Roman" w:eastAsia="Times New Roman" w:hAnsi="Times New Roman" w:cs="Times New Roman"/>
            </w:rPr>
            <w:t xml:space="preserve"> corresponderá à média aritmética entre a média </w:t>
          </w:r>
          <w:sdt>
            <w:sdtPr>
              <w:tag w:val="goog_rdk_52"/>
              <w:id w:val="-1119301652"/>
            </w:sdtPr>
            <w:sdtEndPr/>
            <w:sdtContent>
              <w:ins w:id="53" w:author="Cristina Pimenta de Mello Spineti Luz" w:date="2026-02-25T03:27:00Z">
                <w:r>
                  <w:rPr>
                    <w:rFonts w:ascii="Times New Roman" w:eastAsia="Times New Roman" w:hAnsi="Times New Roman" w:cs="Times New Roman"/>
                  </w:rPr>
                  <w:t xml:space="preserve">(M) </w:t>
                </w:r>
              </w:ins>
            </w:sdtContent>
          </w:sdt>
          <w:sdt>
            <w:sdtPr>
              <w:tag w:val="goog_rdk_53"/>
              <w:id w:val="998127168"/>
            </w:sdtPr>
            <w:sdtEndPr/>
            <w:sdtContent>
              <w:del w:id="54" w:author="Cristina Pimenta de Mello Spineti Luz" w:date="2026-02-25T03:27:00Z">
                <w:r>
                  <w:rPr>
                    <w:rFonts w:ascii="Times New Roman" w:eastAsia="Times New Roman" w:hAnsi="Times New Roman" w:cs="Times New Roman"/>
                  </w:rPr>
                  <w:delText xml:space="preserve">da disciplina </w:delText>
                </w:r>
              </w:del>
            </w:sdtContent>
          </w:sdt>
          <w:r>
            <w:rPr>
              <w:rFonts w:ascii="Times New Roman" w:eastAsia="Times New Roman" w:hAnsi="Times New Roman" w:cs="Times New Roman"/>
            </w:rPr>
            <w:t>e a nota da prova final</w:t>
          </w:r>
          <w:sdt>
            <w:sdtPr>
              <w:tag w:val="goog_rdk_54"/>
              <w:id w:val="-790698535"/>
            </w:sdtPr>
            <w:sdtEndPr/>
            <w:sdtContent>
              <w:ins w:id="55" w:author="Cristina Pimenta de Mello Spineti Luz" w:date="2026-02-25T03:28:00Z">
                <w:r>
                  <w:rPr>
                    <w:rFonts w:ascii="Times New Roman" w:eastAsia="Times New Roman" w:hAnsi="Times New Roman" w:cs="Times New Roman"/>
                  </w:rPr>
                  <w:t xml:space="preserve"> </w:t>
                </w:r>
                <w:r>
                  <w:rPr>
                    <w:rFonts w:ascii="Times New Roman" w:eastAsia="Times New Roman" w:hAnsi="Times New Roman" w:cs="Times New Roman"/>
                  </w:rPr>
                  <w:lastRenderedPageBreak/>
                  <w:t>(PF)</w:t>
                </w:r>
              </w:ins>
            </w:sdtContent>
          </w:sdt>
          <w:r>
            <w:rPr>
              <w:rFonts w:ascii="Times New Roman" w:eastAsia="Times New Roman" w:hAnsi="Times New Roman" w:cs="Times New Roman"/>
            </w:rPr>
            <w:t xml:space="preserve">, sendo aprovado o estudante que obtiver média final </w:t>
          </w:r>
          <w:sdt>
            <w:sdtPr>
              <w:tag w:val="goog_rdk_55"/>
              <w:id w:val="-1860394678"/>
            </w:sdtPr>
            <w:sdtEndPr/>
            <w:sdtContent>
              <w:ins w:id="56" w:author="Cristina Pimenta de Mello Spineti Luz" w:date="2026-02-25T03:28:00Z">
                <w:r>
                  <w:rPr>
                    <w:rFonts w:ascii="Times New Roman" w:eastAsia="Times New Roman" w:hAnsi="Times New Roman" w:cs="Times New Roman"/>
                  </w:rPr>
                  <w:t xml:space="preserve">(MF) </w:t>
                </w:r>
              </w:ins>
            </w:sdtContent>
          </w:sdt>
          <w:r>
            <w:rPr>
              <w:rFonts w:ascii="Times New Roman" w:eastAsia="Times New Roman" w:hAnsi="Times New Roman" w:cs="Times New Roman"/>
            </w:rPr>
            <w:t>igual ou superior a cinco. Exige-se frequência mínima de 75% das atividades presenciais</w:t>
          </w:r>
          <w:sdt>
            <w:sdtPr>
              <w:tag w:val="goog_rdk_56"/>
              <w:id w:val="-2020650015"/>
            </w:sdtPr>
            <w:sdtEndPr/>
            <w:sdtContent>
              <w:ins w:id="57" w:author="Cristina Pimenta de Mello Spineti Luz" w:date="2026-02-25T03:32:00Z">
                <w:r>
                  <w:rPr>
                    <w:rFonts w:ascii="Times New Roman" w:eastAsia="Times New Roman" w:hAnsi="Times New Roman" w:cs="Times New Roman"/>
                  </w:rPr>
                  <w:t xml:space="preserve"> para aprovação</w:t>
                </w:r>
              </w:ins>
            </w:sdtContent>
          </w:sdt>
          <w:r>
            <w:rPr>
              <w:rFonts w:ascii="Times New Roman" w:eastAsia="Times New Roman" w:hAnsi="Times New Roman" w:cs="Times New Roman"/>
            </w:rPr>
            <w:t>.</w:t>
          </w:r>
          <w:sdt>
            <w:sdtPr>
              <w:tag w:val="goog_rdk_57"/>
              <w:id w:val="1669929776"/>
            </w:sdtPr>
            <w:sdtEndPr/>
            <w:sdtContent/>
          </w:sdt>
        </w:p>
      </w:sdtContent>
    </w:sdt>
    <w:p w14:paraId="0000015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Requisitos Curriculares Suplementares, como Trabalho de Conclusão de Curso, Estágio Supervisionado, Atividades de Extensão e Atividades Complementares, possuem regulamentação própria e critérios avaliativos compatíveis com seus objetivos formativos (descritos no Capítulo 6).</w:t>
      </w:r>
    </w:p>
    <w:p w14:paraId="0000015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Estudantes que apresentem necessidade comprovada de adaptações na metodologia de ensino ou avaliação têm direito às condições previstas pela UFRJ, de modo a assegurar igualdade de oportunidades de aprendizagem sem comprometer a qualidade do ensino, cabendo aos docentes empreender esforços para garantir a acessibilidade e a inclusão em todos os processos avaliativos</w:t>
      </w:r>
      <w:sdt>
        <w:sdtPr>
          <w:tag w:val="goog_rdk_59"/>
          <w:id w:val="2084357879"/>
        </w:sdtPr>
        <w:sdtEndPr/>
        <w:sdtContent>
          <w:ins w:id="58" w:author="Cristina Pimenta de Mello Spineti Luz" w:date="2026-02-25T03:34:00Z">
            <w:r>
              <w:rPr>
                <w:rFonts w:ascii="Times New Roman" w:eastAsia="Times New Roman" w:hAnsi="Times New Roman" w:cs="Times New Roman"/>
              </w:rPr>
              <w:t xml:space="preserve"> e no processo de ensino-aprendizagem como um todo</w:t>
            </w:r>
          </w:ins>
        </w:sdtContent>
      </w:sdt>
      <w:r>
        <w:rPr>
          <w:rFonts w:ascii="Times New Roman" w:eastAsia="Times New Roman" w:hAnsi="Times New Roman" w:cs="Times New Roman"/>
        </w:rPr>
        <w:t>.</w:t>
      </w:r>
    </w:p>
    <w:p w14:paraId="0000015B" w14:textId="77777777" w:rsidR="00FA0B4D" w:rsidRDefault="00FA0B4D">
      <w:pPr>
        <w:rPr>
          <w:rFonts w:ascii="Times New Roman" w:eastAsia="Times New Roman" w:hAnsi="Times New Roman" w:cs="Times New Roman"/>
        </w:rPr>
      </w:pPr>
    </w:p>
    <w:p w14:paraId="0000015C"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rPr>
        <w:t xml:space="preserve">5.4 Avaliação do curso e acompanhamento institucional </w:t>
      </w:r>
      <w:r>
        <w:rPr>
          <w:rFonts w:ascii="Times New Roman" w:eastAsia="Times New Roman" w:hAnsi="Times New Roman" w:cs="Times New Roman"/>
          <w:b/>
          <w:bCs/>
          <w:highlight w:val="yellow"/>
        </w:rPr>
        <w:t>[trechos da parte 5.7, mas precisamos urgentemente de algo assim no curso]</w:t>
      </w:r>
    </w:p>
    <w:p w14:paraId="0000015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Curso de Administração da FACC/UFRJ dispõe de mecanismos permanentes de avaliação e acompanhamento institucional, orientados à melhoria contínua da qualidade acadêmica e ao fortalecimento da gestão pedagógica do curso. Nesse processo, destacam-se:</w:t>
      </w:r>
    </w:p>
    <w:p w14:paraId="0000015E" w14:textId="77777777" w:rsidR="00FA0B4D" w:rsidRDefault="00D60A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 atuação da Comissão Própria de Avaliação (CPA/UFRJ);</w:t>
      </w:r>
    </w:p>
    <w:p w14:paraId="0000015F" w14:textId="77777777" w:rsidR="00FA0B4D" w:rsidRDefault="00D60A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As avaliações sistemáticas realizadas pelos estudantes acerca das disciplinas e da atuação docente;</w:t>
      </w:r>
    </w:p>
    <w:p w14:paraId="00000160" w14:textId="77777777" w:rsidR="00FA0B4D" w:rsidRDefault="00D60A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O papel do Colegiado do Curso e do Núcleo Docente Estruturante (NDE) na análise dos resultados e na proposição de melhorias acadêmicas;</w:t>
      </w:r>
    </w:p>
    <w:p w14:paraId="00000161" w14:textId="77777777" w:rsidR="00FA0B4D" w:rsidRDefault="00D60A00">
      <w:pPr>
        <w:numPr>
          <w:ilvl w:val="0"/>
          <w:numId w:val="5"/>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utilização dos resultados das avaliações internas e externas, incluindo aquelas conduzidas pelo MEC/INEP, como subsídio para o aperfeiçoamento do Projeto Pedagógico do Curso.</w:t>
      </w:r>
    </w:p>
    <w:p w14:paraId="0000016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São acompanhados indicadores acadêmicos relevantes, tais como evasão, retenção, desempenho discente, integralização curricular e trajetória acadêmica, permitindo diagnóstico contínuo e proposição de melhorias ao curso.</w:t>
      </w:r>
    </w:p>
    <w:p w14:paraId="00000163" w14:textId="77777777" w:rsidR="00FA0B4D" w:rsidRDefault="00FA0B4D">
      <w:pPr>
        <w:rPr>
          <w:rFonts w:ascii="Times New Roman" w:eastAsia="Times New Roman" w:hAnsi="Times New Roman" w:cs="Times New Roman"/>
        </w:rPr>
      </w:pPr>
    </w:p>
    <w:p w14:paraId="0000016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5.5 Acompanhamento discente e apoio pedagógico </w:t>
      </w:r>
      <w:r>
        <w:rPr>
          <w:rFonts w:ascii="Times New Roman" w:eastAsia="Times New Roman" w:hAnsi="Times New Roman" w:cs="Times New Roman"/>
          <w:b/>
          <w:bCs/>
          <w:highlight w:val="yellow"/>
        </w:rPr>
        <w:t>[trechos da parte 5.4 e 5.7.1]</w:t>
      </w:r>
    </w:p>
    <w:p w14:paraId="0000016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 xml:space="preserve">O Curso de Administração da FACC/UFRJ desenvolve ações sistemáticas de acompanhamento discente e apoio pedagógico, visando promover permanência, sucesso acadêmico e inclusão educacional. Além disso, o acompanhamento acadêmico individualizado é realizado em articulação com a Comissão de Orientação e Acompanhamento Acadêmico (COAA), </w:t>
      </w:r>
      <w:sdt>
        <w:sdtPr>
          <w:tag w:val="goog_rdk_60"/>
          <w:id w:val="581001558"/>
        </w:sdtPr>
        <w:sdtEndPr/>
        <w:sdtContent>
          <w:commentRangeStart w:id="59"/>
        </w:sdtContent>
      </w:sdt>
      <w:r>
        <w:rPr>
          <w:rFonts w:ascii="Times New Roman" w:eastAsia="Times New Roman" w:hAnsi="Times New Roman" w:cs="Times New Roman"/>
        </w:rPr>
        <w:t>responsável por orientar estudantes quanto à trajetória curricular, trancamentos, aproveitamento de estudos e demais questões acadêmicas previstas nas normas institucionais (Seção 6.1).</w:t>
      </w:r>
      <w:commentRangeEnd w:id="59"/>
      <w:r>
        <w:rPr>
          <w:rStyle w:val="Refdecomentrio"/>
          <w:rFonts w:ascii="Times New Roman" w:eastAsia="Times New Roman" w:hAnsi="Times New Roman" w:cs="Times New Roman"/>
          <w:sz w:val="24"/>
          <w:szCs w:val="24"/>
        </w:rPr>
        <w:commentReference w:id="59"/>
      </w:r>
    </w:p>
    <w:p w14:paraId="0000016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Dentre essas ações, destacam-se:</w:t>
      </w:r>
    </w:p>
    <w:p w14:paraId="00000167" w14:textId="77777777" w:rsidR="00FA0B4D" w:rsidRDefault="00D60A00">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Programas de monitoria acadêmica;</w:t>
      </w:r>
    </w:p>
    <w:sdt>
      <w:sdtPr>
        <w:tag w:val="goog_rdk_62"/>
        <w:id w:val="-372823802"/>
      </w:sdtPr>
      <w:sdtEndPr/>
      <w:sdtContent>
        <w:p w14:paraId="00000168" w14:textId="77777777" w:rsidR="00FA0B4D" w:rsidRDefault="00D60A00">
          <w:pPr>
            <w:numPr>
              <w:ilvl w:val="0"/>
              <w:numId w:val="6"/>
            </w:numPr>
            <w:pBdr>
              <w:top w:val="nil"/>
              <w:left w:val="nil"/>
              <w:bottom w:val="nil"/>
              <w:right w:val="nil"/>
              <w:between w:val="nil"/>
            </w:pBdr>
            <w:spacing w:after="0"/>
            <w:rPr>
              <w:ins w:id="60" w:author="Cristina Pimenta de Mello Spineti Luz" w:date="2026-02-25T03:41:00Z"/>
              <w:rFonts w:ascii="Times New Roman" w:eastAsia="Times New Roman" w:hAnsi="Times New Roman" w:cs="Times New Roman"/>
              <w:color w:val="000000"/>
            </w:rPr>
          </w:pPr>
          <w:r>
            <w:rPr>
              <w:rFonts w:ascii="Times New Roman" w:eastAsia="Times New Roman" w:hAnsi="Times New Roman" w:cs="Times New Roman"/>
              <w:color w:val="000000"/>
            </w:rPr>
            <w:t>Ações de acolhimento e orientação aos estudantes ingressantes;</w:t>
          </w:r>
          <w:sdt>
            <w:sdtPr>
              <w:tag w:val="goog_rdk_61"/>
              <w:id w:val="-38598312"/>
            </w:sdtPr>
            <w:sdtEndPr/>
            <w:sdtContent/>
          </w:sdt>
        </w:p>
      </w:sdtContent>
    </w:sdt>
    <w:sdt>
      <w:sdtPr>
        <w:tag w:val="goog_rdk_66"/>
        <w:id w:val="-1009899603"/>
      </w:sdtPr>
      <w:sdtEndPr/>
      <w:sdtContent>
        <w:p w14:paraId="00000169" w14:textId="77777777" w:rsidR="00FA0B4D" w:rsidRPr="00FA0B4D" w:rsidRDefault="00D60A00">
          <w:pPr>
            <w:numPr>
              <w:ilvl w:val="0"/>
              <w:numId w:val="6"/>
            </w:numPr>
            <w:pBdr>
              <w:top w:val="nil"/>
              <w:left w:val="nil"/>
              <w:bottom w:val="nil"/>
              <w:right w:val="nil"/>
              <w:between w:val="nil"/>
            </w:pBdr>
            <w:spacing w:after="0"/>
            <w:rPr>
              <w:rFonts w:ascii="Times New Roman" w:eastAsia="Times New Roman" w:hAnsi="Times New Roman" w:cs="Times New Roman"/>
              <w:rPrChange w:id="61" w:author="Cristina Pimenta de Mello Spineti Luz" w:date="2026-02-25T03:41:00Z">
                <w:rPr>
                  <w:rFonts w:ascii="Times New Roman" w:eastAsia="Times New Roman" w:hAnsi="Times New Roman" w:cs="Times New Roman"/>
                  <w:color w:val="000000"/>
                </w:rPr>
              </w:rPrChange>
            </w:rPr>
          </w:pPr>
          <w:sdt>
            <w:sdtPr>
              <w:tag w:val="goog_rdk_63"/>
              <w:id w:val="-504947800"/>
            </w:sdtPr>
            <w:sdtEndPr/>
            <w:sdtContent>
              <w:sdt>
                <w:sdtPr>
                  <w:tag w:val="goog_rdk_64"/>
                  <w:id w:val="-352396338"/>
                </w:sdtPr>
                <w:sdtEndPr/>
                <w:sdtContent>
                  <w:ins w:id="62" w:author="Cristina Pimenta de Mello Spineti Luz" w:date="2026-02-25T03:41:00Z">
                    <w:r>
                      <w:rPr>
                        <w:rFonts w:ascii="Times New Roman" w:eastAsia="Times New Roman" w:hAnsi="Times New Roman" w:cs="Times New Roman"/>
                        <w:rPrChange w:id="63" w:author="Cristina Pimenta de Mello Spineti Luz" w:date="2026-02-25T03:41:00Z">
                          <w:rPr>
                            <w:rFonts w:ascii="Times New Roman" w:eastAsia="Times New Roman" w:hAnsi="Times New Roman" w:cs="Times New Roman"/>
                            <w:color w:val="000000"/>
                          </w:rPr>
                        </w:rPrChange>
                      </w:rPr>
                      <w:t>Orientação acadêmica ao longo do curso;</w:t>
                    </w:r>
                  </w:ins>
                </w:sdtContent>
              </w:sdt>
            </w:sdtContent>
          </w:sdt>
          <w:sdt>
            <w:sdtPr>
              <w:tag w:val="goog_rdk_65"/>
              <w:id w:val="-1456073628"/>
            </w:sdtPr>
            <w:sdtEndPr/>
            <w:sdtContent/>
          </w:sdt>
        </w:p>
      </w:sdtContent>
    </w:sdt>
    <w:p w14:paraId="0000016A" w14:textId="77777777" w:rsidR="00FA0B4D" w:rsidRDefault="00D60A00">
      <w:pPr>
        <w:numPr>
          <w:ilvl w:val="0"/>
          <w:numId w:val="6"/>
        </w:numPr>
        <w:pBdr>
          <w:top w:val="nil"/>
          <w:left w:val="nil"/>
          <w:bottom w:val="nil"/>
          <w:right w:val="nil"/>
          <w:between w:val="nil"/>
        </w:pBdr>
        <w:spacing w:after="0"/>
        <w:rPr>
          <w:rFonts w:ascii="Times New Roman" w:eastAsia="Times New Roman" w:hAnsi="Times New Roman" w:cs="Times New Roman"/>
          <w:color w:val="000000"/>
        </w:rPr>
      </w:pPr>
      <w:sdt>
        <w:sdtPr>
          <w:tag w:val="goog_rdk_67"/>
          <w:id w:val="81332574"/>
        </w:sdtPr>
        <w:sdtEndPr/>
        <w:sdtContent>
          <w:commentRangeStart w:id="64"/>
        </w:sdtContent>
      </w:sdt>
      <w:r>
        <w:rPr>
          <w:rFonts w:ascii="Times New Roman" w:eastAsia="Times New Roman" w:hAnsi="Times New Roman" w:cs="Times New Roman"/>
          <w:color w:val="000000"/>
        </w:rPr>
        <w:t>Apoio pedagógico em componentes curriculares considerados críticos</w:t>
      </w:r>
      <w:commentRangeEnd w:id="64"/>
      <w:r>
        <w:rPr>
          <w:rStyle w:val="Refdecomentrio"/>
          <w:rFonts w:ascii="Times New Roman" w:eastAsia="Times New Roman" w:hAnsi="Times New Roman" w:cs="Times New Roman"/>
          <w:color w:val="000000"/>
          <w:sz w:val="24"/>
          <w:szCs w:val="24"/>
        </w:rPr>
        <w:commentReference w:id="64"/>
      </w:r>
      <w:r>
        <w:rPr>
          <w:rFonts w:ascii="Times New Roman" w:eastAsia="Times New Roman" w:hAnsi="Times New Roman" w:cs="Times New Roman"/>
          <w:color w:val="000000"/>
        </w:rPr>
        <w:t>;</w:t>
      </w:r>
    </w:p>
    <w:p w14:paraId="0000016B" w14:textId="77777777" w:rsidR="00FA0B4D" w:rsidRDefault="00D60A00">
      <w:pPr>
        <w:numPr>
          <w:ilvl w:val="0"/>
          <w:numId w:val="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Medidas de inclusão, acessibilidade e adaptações pedagógicas, asseguradas aos estudantes com necessidades específicas, em conformidade com a legislação vigente e com as normativas institucionais.</w:t>
      </w:r>
    </w:p>
    <w:p w14:paraId="0000016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Essas iniciativas reforçam o compromisso do curso com a equidade, a diversidade e a qualidade do processo formativo, fortalecendo a formação integral do futuro administrador.</w:t>
      </w:r>
      <w:r>
        <w:br w:type="page"/>
      </w:r>
    </w:p>
    <w:p w14:paraId="0000016D"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6. Atividades Acadêmicas Integradoras </w:t>
      </w:r>
      <w:r>
        <w:rPr>
          <w:rFonts w:ascii="Times New Roman" w:eastAsia="Times New Roman" w:hAnsi="Times New Roman" w:cs="Times New Roman"/>
          <w:b/>
          <w:bCs/>
          <w:highlight w:val="yellow"/>
        </w:rPr>
        <w:t>[trechos das partes 3.6 e 5.6.4]</w:t>
      </w:r>
    </w:p>
    <w:p w14:paraId="0000016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Atividades Acadêmicas Integradoras constituem componentes curriculares obrigatórios destinados a assegurar a articulação entre formação teórica, prática profissional, produção científica e compromisso social, em consonância com as Diretrizes Curriculares Nacionais do Curso de Administração (Resolução CNE/CES nº 05/2021) e com a legislação e normativas institucionais vigentes.</w:t>
      </w:r>
    </w:p>
    <w:p w14:paraId="0000016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Sua organização fundamenta-se, especialmente, na Resolução CNE/CES nº 05/2021; na Lei nº 11.788/2008 (Lei do Estágio); na Resolução CNE/CES nº 07/2018 (Extensão na Educação Superior); nas resoluções do Conselho de Ensino de Graduação da UFRJ; na Resolução CEG/CEU nº 01/2021 (curricularização da extensão); e nos regulamentos internos específicos do Curso de Administração, constantes nos anexos deste PPC.</w:t>
      </w:r>
    </w:p>
    <w:p w14:paraId="00000170"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Essas atividades são concebidas como espaços estruturados de desenvolvimento das competências previstas para o egresso, promovendo autonomia intelectual, capacidade analítica, aplicação prática do conhecimento, responsabilidade ética e integração com o mundo do trabalho e com a sociedade. </w:t>
      </w:r>
    </w:p>
    <w:p w14:paraId="0000017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Integram esse conjunto:</w:t>
      </w:r>
    </w:p>
    <w:p w14:paraId="00000172" w14:textId="77777777" w:rsidR="00FA0B4D" w:rsidRDefault="00D60A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Atividades de Extensão: 300 horas;</w:t>
      </w:r>
    </w:p>
    <w:p w14:paraId="00000173" w14:textId="77777777" w:rsidR="00FA0B4D" w:rsidRDefault="00D60A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Estágio Supervisionado: 180 horas;</w:t>
      </w:r>
    </w:p>
    <w:p w14:paraId="00000174" w14:textId="77777777" w:rsidR="00FA0B4D" w:rsidRDefault="00D60A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Atividades Acadêmicas Complementares: 90 horas;</w:t>
      </w:r>
    </w:p>
    <w:p w14:paraId="00000175" w14:textId="77777777" w:rsidR="00FA0B4D" w:rsidRDefault="00D60A00">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Trabalho de Conclusão de Curso (TCC): 180 horas.</w:t>
      </w:r>
    </w:p>
    <w:sdt>
      <w:sdtPr>
        <w:tag w:val="goog_rdk_72"/>
        <w:id w:val="-356353733"/>
      </w:sdtPr>
      <w:sdtEndPr/>
      <w:sdtContent>
        <w:p w14:paraId="00000176" w14:textId="77777777" w:rsidR="00FA0B4D" w:rsidRDefault="00D60A00">
          <w:pPr>
            <w:rPr>
              <w:ins w:id="65" w:author="Cristina Pimenta de Mello Spineti Luz" w:date="2026-02-25T11:01:00Z"/>
              <w:rFonts w:ascii="Times New Roman" w:eastAsia="Times New Roman" w:hAnsi="Times New Roman" w:cs="Times New Roman"/>
            </w:rPr>
          </w:pPr>
          <w:r>
            <w:rPr>
              <w:rFonts w:ascii="Times New Roman" w:eastAsia="Times New Roman" w:hAnsi="Times New Roman" w:cs="Times New Roman"/>
            </w:rPr>
            <w:t>Totalizam, assim, 750 horas obrigatórias, cuja regulamentação detalhada encontra-se  anexa ao presente PPC.</w:t>
          </w:r>
          <w:sdt>
            <w:sdtPr>
              <w:tag w:val="goog_rdk_68"/>
              <w:id w:val="-1432466860"/>
            </w:sdtPr>
            <w:sdtEndPr/>
            <w:sdtContent>
              <w:sdt>
                <w:sdtPr>
                  <w:tag w:val="goog_rdk_69"/>
                  <w:id w:val="-1890029956"/>
                </w:sdtPr>
                <w:sdtEndPr/>
                <w:sdtContent/>
              </w:sdt>
              <w:ins w:id="66" w:author="Cristina Pimenta de Mello Spineti Luz" w:date="2026-02-25T11:01:00Z">
                <w:r>
                  <w:rPr>
                    <w:rFonts w:ascii="Times New Roman" w:eastAsia="Times New Roman" w:hAnsi="Times New Roman" w:cs="Times New Roman"/>
                  </w:rPr>
                  <w:t xml:space="preserve"> Destaca-se que a</w:t>
                </w:r>
              </w:ins>
              <w:customXmlInsRangeStart w:id="67" w:author="Cristina Pimenta de Mello Spineti Luz" w:date="2026-02-25T11:01:00Z"/>
              <w:sdt>
                <w:sdtPr>
                  <w:tag w:val="goog_rdk_70"/>
                  <w:id w:val="1221580695"/>
                </w:sdtPr>
                <w:sdtEndPr/>
                <w:sdtContent>
                  <w:customXmlInsRangeEnd w:id="67"/>
                  <w:commentRangeStart w:id="68"/>
                  <w:customXmlInsRangeStart w:id="69" w:author="Cristina Pimenta de Mello Spineti Luz" w:date="2026-02-25T11:01:00Z"/>
                </w:sdtContent>
              </w:sdt>
              <w:customXmlInsRangeEnd w:id="69"/>
              <w:commentRangeEnd w:id="68"/>
              <w:ins w:id="70" w:author="Cristina Pimenta de Mello Spineti Luz" w:date="2026-02-25T11:01:00Z">
                <w:r>
                  <w:rPr>
                    <w:rStyle w:val="Refdecomentrio"/>
                    <w:sz w:val="24"/>
                    <w:szCs w:val="24"/>
                  </w:rPr>
                  <w:commentReference w:id="68"/>
                </w:r>
              </w:ins>
              <w:customXmlInsRangeStart w:id="71" w:author="Cristina Pimenta de Mello Spineti Luz" w:date="2026-02-25T11:01:00Z"/>
              <w:sdt>
                <w:sdtPr>
                  <w:tag w:val="goog_rdk_71"/>
                  <w:id w:val="-541190957"/>
                </w:sdtPr>
                <w:sdtEndPr/>
                <w:sdtContent>
                  <w:customXmlInsRangeEnd w:id="71"/>
                  <w:ins w:id="72" w:author="Cristina Pimenta de Mello Spineti Luz" w:date="2026-02-25T11:01:00Z">
                    <w:r>
                      <w:rPr>
                        <w:rFonts w:ascii="Times New Roman" w:eastAsia="Times New Roman" w:hAnsi="Times New Roman" w:cs="Times New Roman"/>
                      </w:rPr>
                      <w:t xml:space="preserve"> soma da carga horária do Estágio Supervisionado e das Atividade Acadêmicas Complementares não excede ao limite de 20% (vinte por cento) da carga horária total do curso, estabelecido pela Resolução CNE/CES nº 02/2007.</w:t>
                    </w:r>
                  </w:ins>
                  <w:customXmlInsRangeStart w:id="73" w:author="Cristina Pimenta de Mello Spineti Luz" w:date="2026-02-25T11:01:00Z"/>
                </w:sdtContent>
              </w:sdt>
              <w:customXmlInsRangeEnd w:id="73"/>
            </w:sdtContent>
          </w:sdt>
        </w:p>
      </w:sdtContent>
    </w:sdt>
    <w:p w14:paraId="00000177" w14:textId="77777777" w:rsidR="00FA0B4D" w:rsidRDefault="00FA0B4D">
      <w:pPr>
        <w:rPr>
          <w:rFonts w:ascii="Times New Roman" w:eastAsia="Times New Roman" w:hAnsi="Times New Roman" w:cs="Times New Roman"/>
        </w:rPr>
      </w:pPr>
    </w:p>
    <w:p w14:paraId="0000017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6.1 Atividades de Extensão</w:t>
      </w:r>
    </w:p>
    <w:p w14:paraId="0000017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extensão curricularizada integra obrigatoriamente o currículo do Curso de Administração, correspondendo a, no mínimo, 10% da carga horária total, conforme disposto na Resolução CNE/CES nº 07/2018 e regulamentado pela Resolução CEG/CEU </w:t>
      </w:r>
      <w:r>
        <w:rPr>
          <w:rFonts w:ascii="Times New Roman" w:eastAsia="Times New Roman" w:hAnsi="Times New Roman" w:cs="Times New Roman"/>
        </w:rPr>
        <w:lastRenderedPageBreak/>
        <w:t>nº 01/2021. No curso, a extensão perfaz 300 horas, organizadas como Requisito Curricular Suplementar (RCS), aberto ao estudante desde o primeiro semestre letivo.</w:t>
      </w:r>
    </w:p>
    <w:p w14:paraId="0000017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integralização da carga horária ocorre mediante participação em programas, projetos, cursos ou eventos de extensão, desde que as atividades estejam cadastradas no Sistema Integrado de Gestão Acadêmica (SIGA) e aprovadas pelas instâncias competentes (Congregação e Pró-Reitoria de Extensão). A atuação do estudante poderá ocorrer com ou sem bolsa, de acordo com as modalidades normatizadas pelo Conselho de Extensão Universitária da UFRJ e não poderá ser cumprida exclusivamente por cursos ou eventos:</w:t>
      </w:r>
    </w:p>
    <w:p w14:paraId="0000017B" w14:textId="77777777" w:rsidR="00FA0B4D" w:rsidRDefault="00D60A00">
      <w:pPr>
        <w:numPr>
          <w:ilvl w:val="0"/>
          <w:numId w:val="1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Programas e Projetos de Extensão: participação em atividades contínuas e estruturadas;</w:t>
      </w:r>
    </w:p>
    <w:p w14:paraId="0000017C" w14:textId="77777777" w:rsidR="00FA0B4D" w:rsidRDefault="00D60A00">
      <w:pPr>
        <w:numPr>
          <w:ilvl w:val="0"/>
          <w:numId w:val="1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Cursos de Extensão: participação na organização ou realização de atividades de ensino voltadas ao público externo;</w:t>
      </w:r>
    </w:p>
    <w:p w14:paraId="0000017D" w14:textId="77777777" w:rsidR="00FA0B4D" w:rsidRDefault="00D60A00">
      <w:pPr>
        <w:numPr>
          <w:ilvl w:val="0"/>
          <w:numId w:val="1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Eventos: participação na organização e execução de eventos voltados ao público externo.</w:t>
      </w:r>
    </w:p>
    <w:p w14:paraId="0000017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carga horária do RCS é cumulativa, podendo ser creditada ao longo de todo o curso, observando-se limite máximo de 180 horas por semestre. O registro no SIGA depende da validação realizada pelo(a) coordenador(a) da atividade de extensão e do aceite do aluno no sistema. A conclusão do RCS ocorre somente quando o total de 300 horas for completado.</w:t>
      </w:r>
    </w:p>
    <w:p w14:paraId="0000017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extensão constitui espaço formativo privilegiado de interação entre universidade e sociedade, favorecendo o desenvolvimento de competências técnicas, sociais e éticas em contextos reais e contribuindo para a formação cidadã do estudante. As normas detalhadas relativas à participação, validação e registro encontram-se em regulamento próprio constante nos anexos deste PPC </w:t>
      </w:r>
      <w:r>
        <w:rPr>
          <w:rFonts w:ascii="Times New Roman" w:eastAsia="Times New Roman" w:hAnsi="Times New Roman" w:cs="Times New Roman"/>
          <w:highlight w:val="cyan"/>
        </w:rPr>
        <w:t>(Anexo B)</w:t>
      </w:r>
      <w:r>
        <w:rPr>
          <w:rFonts w:ascii="Times New Roman" w:eastAsia="Times New Roman" w:hAnsi="Times New Roman" w:cs="Times New Roman"/>
        </w:rPr>
        <w:t>.</w:t>
      </w:r>
    </w:p>
    <w:p w14:paraId="00000180" w14:textId="77777777" w:rsidR="00FA0B4D" w:rsidRDefault="00FA0B4D">
      <w:pPr>
        <w:rPr>
          <w:rFonts w:ascii="Times New Roman" w:eastAsia="Times New Roman" w:hAnsi="Times New Roman" w:cs="Times New Roman"/>
        </w:rPr>
      </w:pPr>
    </w:p>
    <w:p w14:paraId="0000018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6.2 Estágio Supervisionado</w:t>
      </w:r>
    </w:p>
    <w:p w14:paraId="0000018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Estágio Supervisionado é componente curricular obrigatório, com carga horária mínima de 180 horas, correspondente a 4 créditos, regulamentado pela Lei nº 11.788/2008, pela Resolução CNE/CES nº 05/2021, pela Resolução CEG nº 12/2008 e pelas normas internas da UFRJ, além de regulamento específico do Curso de Administração.</w:t>
      </w:r>
    </w:p>
    <w:p w14:paraId="0000018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Em consonância com as Diretrizes Curriculares Nacionais do Curso de Administração, o estágio curricular supervisionado caracteriza-se como atividade que possibilita a efetiva interação com o mercado de trabalho e com os contextos de futura atuação profissional dos egressos, constituindo prática historicamente consolidada no Curso.</w:t>
      </w:r>
    </w:p>
    <w:p w14:paraId="0000018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Sua finalidade é promover a inserção qualificada do estudante em ambientes organizacionais públicos, privados ou do terceiro setor, possibilitando a aplicação dos conhecimentos desenvolvidos ao longo do curso e o aprimoramento de competências técnicas, analíticas e comportamentais. Ao vivenciar situações reais de gestão, o estudante consolida aprendizagens, desenvolve capacidade de tomada de decisão e aprofunda a compreensão crítica dos desafios contemporâneos da Administração.</w:t>
      </w:r>
    </w:p>
    <w:p w14:paraId="0000018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realização do estágio exige a formalização de Termo de Compromisso de Estágio, com interveniência da UFRJ, bem como a existência de supervisão na organização concedente e acompanhamento acadêmico conforme diretrizes estabelecidas pelo curso. A integralização da carga horária está condicionada à entrega de documentação comprobatória e de relatório de atividades, avaliados segundo critérios definidos em regulamento específico.</w:t>
      </w:r>
    </w:p>
    <w:p w14:paraId="0000018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Além do estágio curricular obrigatório, é facultado ao estudante realizar estágio não obrigatório, nos termos da legislação vigente, podendo cumprir carga horária adicional à mínima exigida pelo Curso.</w:t>
      </w:r>
    </w:p>
    <w:p w14:paraId="00000187"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Os procedimentos relativos à inscrição, prazos, requisitos, critérios de validação e demais disposições específicas encontram-se detalhados no Regulamento de Estágio do Curso, constante no </w:t>
      </w:r>
      <w:r>
        <w:rPr>
          <w:rFonts w:ascii="Times New Roman" w:eastAsia="Times New Roman" w:hAnsi="Times New Roman" w:cs="Times New Roman"/>
          <w:highlight w:val="cyan"/>
        </w:rPr>
        <w:t>Anexo A deste PPC</w:t>
      </w:r>
      <w:r>
        <w:rPr>
          <w:rFonts w:ascii="Times New Roman" w:eastAsia="Times New Roman" w:hAnsi="Times New Roman" w:cs="Times New Roman"/>
        </w:rPr>
        <w:t>.</w:t>
      </w:r>
    </w:p>
    <w:p w14:paraId="00000188" w14:textId="77777777" w:rsidR="00FA0B4D" w:rsidRDefault="00FA0B4D">
      <w:pPr>
        <w:rPr>
          <w:rFonts w:ascii="Times New Roman" w:eastAsia="Times New Roman" w:hAnsi="Times New Roman" w:cs="Times New Roman"/>
        </w:rPr>
      </w:pPr>
    </w:p>
    <w:p w14:paraId="0000018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6.3 Atividades Acadêmicas Complementares</w:t>
      </w:r>
    </w:p>
    <w:p w14:paraId="0000018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As Atividades Acadêmicas Complementares, com carga horária total de 90 horas, destinam-se a ampliar e diversificar o percurso formativo do estudante, reconhecendo aprendizagens desenvolvidas em diferentes contextos acadêmicos e profissionais. Fundamentam-se na Resolução CNE/CES nº 05/2021, na Resolução CEG nº 02/2003 e nas normas institucionais da UFRJ.</w:t>
      </w:r>
    </w:p>
    <w:p w14:paraId="0000018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Podem ser consideradas, mediante avaliação, atividades como:</w:t>
      </w:r>
    </w:p>
    <w:p w14:paraId="0000018C" w14:textId="77777777" w:rsidR="00FA0B4D" w:rsidRDefault="00D60A00">
      <w:pPr>
        <w:numPr>
          <w:ilvl w:val="0"/>
          <w:numId w:val="12"/>
        </w:numPr>
        <w:pBdr>
          <w:top w:val="nil"/>
          <w:left w:val="nil"/>
          <w:bottom w:val="nil"/>
          <w:right w:val="nil"/>
          <w:between w:val="nil"/>
        </w:pBdr>
        <w:spacing w:before="240" w:after="0"/>
      </w:pPr>
      <w:r>
        <w:rPr>
          <w:rFonts w:ascii="Times New Roman" w:eastAsia="Times New Roman" w:hAnsi="Times New Roman" w:cs="Times New Roman"/>
          <w:color w:val="000000"/>
        </w:rPr>
        <w:t>ações voltadas à qualificação e complementação da formação;</w:t>
      </w:r>
    </w:p>
    <w:p w14:paraId="0000018D" w14:textId="77777777" w:rsidR="00FA0B4D" w:rsidRDefault="00D60A00">
      <w:pPr>
        <w:numPr>
          <w:ilvl w:val="0"/>
          <w:numId w:val="12"/>
        </w:numPr>
        <w:pBdr>
          <w:top w:val="nil"/>
          <w:left w:val="nil"/>
          <w:bottom w:val="nil"/>
          <w:right w:val="nil"/>
          <w:between w:val="nil"/>
        </w:pBdr>
        <w:spacing w:after="0"/>
      </w:pPr>
      <w:r>
        <w:rPr>
          <w:rFonts w:ascii="Times New Roman" w:eastAsia="Times New Roman" w:hAnsi="Times New Roman" w:cs="Times New Roman"/>
          <w:color w:val="000000"/>
        </w:rPr>
        <w:lastRenderedPageBreak/>
        <w:t>experiências relacionadas à atividade docente;</w:t>
      </w:r>
    </w:p>
    <w:p w14:paraId="0000018E" w14:textId="77777777" w:rsidR="00FA0B4D" w:rsidRDefault="00D60A00">
      <w:pPr>
        <w:numPr>
          <w:ilvl w:val="0"/>
          <w:numId w:val="12"/>
        </w:numPr>
        <w:pBdr>
          <w:top w:val="nil"/>
          <w:left w:val="nil"/>
          <w:bottom w:val="nil"/>
          <w:right w:val="nil"/>
          <w:between w:val="nil"/>
        </w:pBdr>
        <w:spacing w:after="240"/>
      </w:pPr>
      <w:r>
        <w:rPr>
          <w:rFonts w:ascii="Times New Roman" w:eastAsia="Times New Roman" w:hAnsi="Times New Roman" w:cs="Times New Roman"/>
          <w:color w:val="000000"/>
        </w:rPr>
        <w:t>atividades vinculadas à pesquisa acadêmica.</w:t>
      </w:r>
    </w:p>
    <w:p w14:paraId="0000018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integralização das horas depende da apresentação de documentação comprobatória e da validação pelo curso, conforme critérios estabelecidos em regulamento específico. O registro acadêmico ocorre após deferimento da carga horária correspondente pela Coordenação responsável.</w:t>
      </w:r>
    </w:p>
    <w:p w14:paraId="00000190"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As Atividades Acadêmicas Complementares fortalecem a autonomia discente, estimulam o protagonismo acadêmico e possibilitam a construção de trajetórias formativas individualizadas, em consonância com os interesses acadêmicos e profissionais do estudante </w:t>
      </w:r>
      <w:r>
        <w:rPr>
          <w:rFonts w:ascii="Times New Roman" w:eastAsia="Times New Roman" w:hAnsi="Times New Roman" w:cs="Times New Roman"/>
          <w:highlight w:val="cyan"/>
        </w:rPr>
        <w:t>(detalhado no Anexo C)</w:t>
      </w:r>
      <w:r>
        <w:rPr>
          <w:rFonts w:ascii="Times New Roman" w:eastAsia="Times New Roman" w:hAnsi="Times New Roman" w:cs="Times New Roman"/>
        </w:rPr>
        <w:t>.</w:t>
      </w:r>
    </w:p>
    <w:p w14:paraId="00000191" w14:textId="77777777" w:rsidR="00FA0B4D" w:rsidRDefault="00FA0B4D">
      <w:pPr>
        <w:rPr>
          <w:rFonts w:ascii="Times New Roman" w:eastAsia="Times New Roman" w:hAnsi="Times New Roman" w:cs="Times New Roman"/>
        </w:rPr>
      </w:pPr>
    </w:p>
    <w:p w14:paraId="0000019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6.4 Trabalho de Conclusão de Curso</w:t>
      </w:r>
    </w:p>
    <w:p w14:paraId="0000019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Trabalho de Conclusão de Curso (TCC), com carga horária de 180 horas, constitui componente curricular obrigatório destinado à consolidação da formação acadêmica e científica do estudante. Embora a Resolução CNE/CES nº 05/2021 não estabeleça sua obrigatoriedade, o Curso opta por sua adoção como exigência institucional, por reconhecê-lo como instrumento privilegiado de síntese, integração e avaliação das competências e habilidades desenvolvidas ao longo da graduação.</w:t>
      </w:r>
    </w:p>
    <w:p w14:paraId="0000019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Adota-se a modalidade de monografia, desenvolvida sob orientação de docente da UFRJ, podendo envolver pesquisa teórica ou empírica. Por meio de sua elaboração, busca-se fomentar o desenvolvimento de habilidades de produção de conhecimento científico, bem como evidenciar a capacidade do estudante de formular problemas relevantes, mobilizar referencial teórico consistente, empregar procedimentos metodológicos adequados e construir análise crítica fundamentada.</w:t>
      </w:r>
    </w:p>
    <w:p w14:paraId="0000019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matrícula na atividade de TCC está condicionada à aprovação prévia nas disciplinas de Metodologia da Pesquisa e Seminário de Pesquisa, assegurando que o estudante possua base teórico-metodológica adequada. A avaliação é realizada pelo docente orientador e por professor leitor designado, conforme critérios definidos em regulamento próprio </w:t>
      </w:r>
      <w:r>
        <w:rPr>
          <w:rFonts w:ascii="Times New Roman" w:eastAsia="Times New Roman" w:hAnsi="Times New Roman" w:cs="Times New Roman"/>
          <w:highlight w:val="cyan"/>
        </w:rPr>
        <w:t>(detalhado no Anexo D)</w:t>
      </w:r>
      <w:r>
        <w:rPr>
          <w:rFonts w:ascii="Times New Roman" w:eastAsia="Times New Roman" w:hAnsi="Times New Roman" w:cs="Times New Roman"/>
        </w:rPr>
        <w:t>, que também disciplina prazos, procedimentos de inscrição, formatação e, quando aplicável, defesa pública.</w:t>
      </w:r>
    </w:p>
    <w:p w14:paraId="0000019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O TCC representa momento de maturidade acadêmica e demonstração da capacidade do estudante de integrar conhecimentos, produzir reflexão autônoma e contribuir para o debate na área de Administração.</w:t>
      </w:r>
      <w:r>
        <w:br w:type="page"/>
      </w:r>
    </w:p>
    <w:p w14:paraId="00000197"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7. Gestão do Curso, Corpo Docente e Infraestrutura </w:t>
      </w:r>
      <w:r>
        <w:rPr>
          <w:rFonts w:ascii="Times New Roman" w:eastAsia="Times New Roman" w:hAnsi="Times New Roman" w:cs="Times New Roman"/>
          <w:b/>
          <w:bCs/>
          <w:highlight w:val="yellow"/>
        </w:rPr>
        <w:t>[trechos das partes 2.3.2 e 2.3.3, mas muito deficitário no antigo PPC]</w:t>
      </w:r>
    </w:p>
    <w:p w14:paraId="0000019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Este capítulo apresenta a estrutura de governança acadêmica do Curso de Administração da FACC/UFRJ, o perfil e organização do corpo docente, bem como as condições de infraestrutura física, tecnológica e bibliográfica que asseguram a adequada execução do Projeto Pedagógico do Curso. Sua organização evidencia a articulação entre gestão acadêmica, planejamento pedagógico e suporte institucional, garantindo conformidade com as normativas da UFRJ, com as Diretrizes Curriculares Nacionais e com os referenciais de</w:t>
      </w:r>
      <w:r>
        <w:rPr>
          <w:rFonts w:ascii="Times New Roman" w:eastAsia="Times New Roman" w:hAnsi="Times New Roman" w:cs="Times New Roman"/>
        </w:rPr>
        <w:t xml:space="preserve"> qualidade do SINAES.</w:t>
      </w:r>
    </w:p>
    <w:p w14:paraId="00000199" w14:textId="77777777" w:rsidR="00FA0B4D" w:rsidRDefault="00FA0B4D">
      <w:pPr>
        <w:rPr>
          <w:rFonts w:ascii="Times New Roman" w:eastAsia="Times New Roman" w:hAnsi="Times New Roman" w:cs="Times New Roman"/>
        </w:rPr>
      </w:pPr>
    </w:p>
    <w:p w14:paraId="0000019A" w14:textId="77777777" w:rsidR="00FA0B4D" w:rsidRDefault="00D60A00">
      <w:pPr>
        <w:rPr>
          <w:rFonts w:ascii="Times New Roman" w:eastAsia="Times New Roman" w:hAnsi="Times New Roman" w:cs="Times New Roman"/>
        </w:rPr>
      </w:pPr>
      <w:sdt>
        <w:sdtPr>
          <w:tag w:val="goog_rdk_73"/>
          <w:id w:val="315244787"/>
        </w:sdtPr>
        <w:sdtEndPr/>
        <w:sdtContent>
          <w:commentRangeStart w:id="74"/>
        </w:sdtContent>
      </w:sdt>
      <w:r>
        <w:rPr>
          <w:rFonts w:ascii="Times New Roman" w:eastAsia="Times New Roman" w:hAnsi="Times New Roman" w:cs="Times New Roman"/>
        </w:rPr>
        <w:t>7.1 Estrutura de Governança Acadêmica</w:t>
      </w:r>
      <w:commentRangeEnd w:id="74"/>
      <w:r>
        <w:rPr>
          <w:rStyle w:val="Refdecomentrio"/>
          <w:rFonts w:ascii="Times New Roman" w:eastAsia="Times New Roman" w:hAnsi="Times New Roman" w:cs="Times New Roman"/>
          <w:sz w:val="24"/>
          <w:szCs w:val="24"/>
        </w:rPr>
        <w:commentReference w:id="74"/>
      </w:r>
    </w:p>
    <w:p w14:paraId="0000019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governança acadêmica do Curso de Administração da FACC/UFRJ está estruturada de forma colegiada e integrada, em conformidade com o Estatuto e o Regimento Geral da Universidade Federal do Rio de Janeiro, as normas do Conselho de Ensino de Graduação (CEG) e as Diretrizes Curriculares Nacionais do Curso de Administração (Resolução CNE/CES nº 5/2021). </w:t>
      </w:r>
    </w:p>
    <w:p w14:paraId="0000019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gestão do curso articula diferentes instâncias complementares: Chefia de Departamento, Coordenação de Curso, Colegiado de Curso e Núcleo Docente Estruturante (NDE), cujas atribuições se inter-relacionam de modo a assegurar coerência pedagógica, qualidade acadêmica e atualização permanente do Projeto Pedagógico do Curso (PPC), além da Comissão de Orientação e Acompanhamento Acadêmico (COAA), que atua no acompanhamento da trajetória acadêmica discente. Todas estas instâncias, exceto o Colegiado do Curso, po</w:t>
      </w:r>
      <w:r>
        <w:rPr>
          <w:rFonts w:ascii="Times New Roman" w:eastAsia="Times New Roman" w:hAnsi="Times New Roman" w:cs="Times New Roman"/>
        </w:rPr>
        <w:t xml:space="preserve">ssuem composição formalizada por meio de portarias vigentes, com mandatos definidos conforme regulamentação institucional. </w:t>
      </w:r>
    </w:p>
    <w:p w14:paraId="0000019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Chefia do Departamento</w:t>
      </w:r>
      <w:r>
        <w:rPr>
          <w:rFonts w:ascii="Times New Roman" w:eastAsia="Times New Roman" w:hAnsi="Times New Roman" w:cs="Times New Roman"/>
        </w:rPr>
        <w:t xml:space="preserve"> de Administração exerce papel estruturante na governança do curso, na medida em que é responsável pela gestão do corpo docente, pela distribuição de encargos didáticos, pelo planejamento acadêmico departamental e pela articulação institucional com a Direção da Unidade e demais departamentos. Cabe à Chefia assegurar condições acadêmicas e administrativas para a adequada execução do PPC, promovendo alinhamento entre planejamento departamental, demandas da graduação, atividades de pesqui</w:t>
      </w:r>
      <w:r>
        <w:rPr>
          <w:rFonts w:ascii="Times New Roman" w:eastAsia="Times New Roman" w:hAnsi="Times New Roman" w:cs="Times New Roman"/>
        </w:rPr>
        <w:t xml:space="preserve">sa e ações de extensão. Atualmente, a Chefia de Departamento é realizada pelo docente Marcelo Castañeda </w:t>
      </w:r>
      <w:r>
        <w:rPr>
          <w:rFonts w:ascii="Times New Roman" w:eastAsia="Times New Roman" w:hAnsi="Times New Roman" w:cs="Times New Roman"/>
          <w:highlight w:val="cyan"/>
        </w:rPr>
        <w:t>[especificar portaria]</w:t>
      </w:r>
      <w:r>
        <w:rPr>
          <w:rFonts w:ascii="Times New Roman" w:eastAsia="Times New Roman" w:hAnsi="Times New Roman" w:cs="Times New Roman"/>
        </w:rPr>
        <w:t>.</w:t>
      </w:r>
    </w:p>
    <w:p w14:paraId="0000019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 xml:space="preserve">A </w:t>
      </w:r>
      <w:r>
        <w:rPr>
          <w:rFonts w:ascii="Times New Roman" w:eastAsia="Times New Roman" w:hAnsi="Times New Roman" w:cs="Times New Roman"/>
          <w:b/>
          <w:bCs/>
        </w:rPr>
        <w:t>Coordenação do Curso</w:t>
      </w:r>
      <w:r>
        <w:rPr>
          <w:rFonts w:ascii="Times New Roman" w:eastAsia="Times New Roman" w:hAnsi="Times New Roman" w:cs="Times New Roman"/>
        </w:rPr>
        <w:t xml:space="preserve"> exerce a gestão acadêmica direta da graduação, sendo responsável pela execução do PPC, pelo acompanhamento da trajetória discente e pela organização da oferta semestral de disciplinas. Atua como instância de mediação entre estudantes, docentes, departamento e órgãos centrais da Universidade, garantindo a operacionalização das decisões colegiadas e o cumprimento das normas institucionais. Compete-lhe, ainda, monitorar indicadores acadêmicos, acompanhar processos avaliativos internos e externos e promover aç</w:t>
      </w:r>
      <w:r>
        <w:rPr>
          <w:rFonts w:ascii="Times New Roman" w:eastAsia="Times New Roman" w:hAnsi="Times New Roman" w:cs="Times New Roman"/>
        </w:rPr>
        <w:t xml:space="preserve">ões de melhoria contínua. Atualmente, a Coordenação de Curso é realizada pela docente Cristina Pimenta de Mello </w:t>
      </w:r>
      <w:r>
        <w:rPr>
          <w:rFonts w:ascii="Times New Roman" w:eastAsia="Times New Roman" w:hAnsi="Times New Roman" w:cs="Times New Roman"/>
          <w:highlight w:val="cyan"/>
        </w:rPr>
        <w:t>[especificar portaria]</w:t>
      </w:r>
      <w:r>
        <w:rPr>
          <w:rFonts w:ascii="Times New Roman" w:eastAsia="Times New Roman" w:hAnsi="Times New Roman" w:cs="Times New Roman"/>
        </w:rPr>
        <w:t>.</w:t>
      </w:r>
    </w:p>
    <w:p w14:paraId="0000019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w:t>
      </w:r>
      <w:r>
        <w:rPr>
          <w:rFonts w:ascii="Times New Roman" w:eastAsia="Times New Roman" w:hAnsi="Times New Roman" w:cs="Times New Roman"/>
          <w:b/>
          <w:bCs/>
        </w:rPr>
        <w:t>Colegiado de Curso</w:t>
      </w:r>
      <w:r>
        <w:rPr>
          <w:rFonts w:ascii="Times New Roman" w:eastAsia="Times New Roman" w:hAnsi="Times New Roman" w:cs="Times New Roman"/>
        </w:rPr>
        <w:t xml:space="preserve"> constitui instância deliberativa responsável pela orientação didático-pedagógica da graduação. Sua composição observa as normas institucionais, assegurando representação docente e discente, nos termos do Estatuto e do Regimento Geral da Universidade. Entre suas atribuições destacam-se: deliberar sobre alterações curriculares; apreciar relatórios de avaliação do curso; acompanhar indicadores acadêmicos; aprovar regulamentos específicos; e zelar pela aderência do curso às Diretrizes Curricu</w:t>
      </w:r>
      <w:r>
        <w:rPr>
          <w:rFonts w:ascii="Times New Roman" w:eastAsia="Times New Roman" w:hAnsi="Times New Roman" w:cs="Times New Roman"/>
        </w:rPr>
        <w:t>lares Nacionais e às políticas institucionais.</w:t>
      </w:r>
    </w:p>
    <w:p w14:paraId="000001A0"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w:t>
      </w:r>
      <w:r>
        <w:rPr>
          <w:rFonts w:ascii="Times New Roman" w:eastAsia="Times New Roman" w:hAnsi="Times New Roman" w:cs="Times New Roman"/>
          <w:b/>
          <w:bCs/>
        </w:rPr>
        <w:t>Núcleo Docente Estruturante (NDE)</w:t>
      </w:r>
      <w:r>
        <w:rPr>
          <w:rFonts w:ascii="Times New Roman" w:eastAsia="Times New Roman" w:hAnsi="Times New Roman" w:cs="Times New Roman"/>
        </w:rPr>
        <w:t>, instituído nos termos da Resolução CEG nº 06/2012, integra a gestão acadêmica como instância estratégica de formulação e acompanhamento do PPC. É corresponsável pela elaboração, implementação, atualização e consolidação do Projeto Pedagógico, atuando de forma consultiva e propositiva. Compete ao NDE assegurar a coerência entre perfil do egresso, matriz curricular, metodologias de ensino, práticas avaliativas e demandas do campo profissional, além de promover reflexões sist</w:t>
      </w:r>
      <w:r>
        <w:rPr>
          <w:rFonts w:ascii="Times New Roman" w:eastAsia="Times New Roman" w:hAnsi="Times New Roman" w:cs="Times New Roman"/>
        </w:rPr>
        <w:t>emáticas sobre inovação pedagógica, flexibilização curricular e integração entre ensino, pesquisa e extensão.</w:t>
      </w:r>
    </w:p>
    <w:p w14:paraId="000001A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NDE realiza reuniões periódicas e fomenta a participação do corpo docente e da representação discente nos processos de avaliação e revisão curricular, fortalecendo a cultura de planejamento e aprimoramento contínuo. Suas propostas são submetidas às instâncias departamentais competentes e à Congregação da Unidade, observando-se os trâmites regimentais. Atualmente, o NDE é composto pelos seguintes docentes: </w:t>
      </w:r>
      <w:r>
        <w:rPr>
          <w:rFonts w:ascii="Times New Roman" w:eastAsia="Times New Roman" w:hAnsi="Times New Roman" w:cs="Times New Roman"/>
          <w:highlight w:val="cyan"/>
        </w:rPr>
        <w:t>[especificar quais são] [especificar portaria]</w:t>
      </w:r>
      <w:r>
        <w:rPr>
          <w:rFonts w:ascii="Times New Roman" w:eastAsia="Times New Roman" w:hAnsi="Times New Roman" w:cs="Times New Roman"/>
        </w:rPr>
        <w:t>.</w:t>
      </w:r>
    </w:p>
    <w:p w14:paraId="000001A2"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Comissão de Orientação e Acompanhamento Acadêmico (COAA)</w:t>
      </w:r>
      <w:r>
        <w:rPr>
          <w:rFonts w:ascii="Times New Roman" w:eastAsia="Times New Roman" w:hAnsi="Times New Roman" w:cs="Times New Roman"/>
        </w:rPr>
        <w:t xml:space="preserve"> integra a estrutura de governança da graduação como instância colegiada responsável pelo acompanhamento da vida acadêmica discente e pela deliberação sobre matérias relativas </w:t>
      </w:r>
      <w:r>
        <w:rPr>
          <w:rFonts w:ascii="Times New Roman" w:eastAsia="Times New Roman" w:hAnsi="Times New Roman" w:cs="Times New Roman"/>
        </w:rPr>
        <w:lastRenderedPageBreak/>
        <w:t>à trajetória curricular. À COAA compete analisar processos de trancamento, aproveitamento de estudos, mobilidade acadêmica, prorrogação de prazo para integralização curricular, entre outros pleitos previstos na regulamentação da graduação da UFRJ. Atua, ainda, como espaço institu</w:t>
      </w:r>
      <w:r>
        <w:rPr>
          <w:rFonts w:ascii="Times New Roman" w:eastAsia="Times New Roman" w:hAnsi="Times New Roman" w:cs="Times New Roman"/>
        </w:rPr>
        <w:t xml:space="preserve">cional de orientação e mediação acadêmica, contribuindo para a permanência qualificada dos estudantes e para a adequada aplicação das normas universitárias no âmbito do curso. Suas decisões observam as diretrizes institucionais e são formalmente registradas, assegurando transparência, equidade e conformidade normativa na gestão acadêmica. A atual composição da COAA é formada pelos seguintes membros docentes: </w:t>
      </w:r>
      <w:r>
        <w:rPr>
          <w:rFonts w:ascii="Times New Roman" w:eastAsia="Times New Roman" w:hAnsi="Times New Roman" w:cs="Times New Roman"/>
          <w:highlight w:val="cyan"/>
        </w:rPr>
        <w:t>[especificar quais são] [especificar portaria]</w:t>
      </w:r>
      <w:r>
        <w:rPr>
          <w:rFonts w:ascii="Times New Roman" w:eastAsia="Times New Roman" w:hAnsi="Times New Roman" w:cs="Times New Roman"/>
        </w:rPr>
        <w:t>.</w:t>
      </w:r>
    </w:p>
    <w:p w14:paraId="000001A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atuação integrada entre Chefia de Departamento, Coordenação, Colegiado, NDE e COAA fortalece a governança acadêmica do curso, garantindo:</w:t>
      </w:r>
    </w:p>
    <w:p w14:paraId="000001A4" w14:textId="77777777" w:rsidR="00FA0B4D" w:rsidRDefault="00D60A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coerência entre planejamento pedagógico e oferta efetiva de disciplinas;</w:t>
      </w:r>
    </w:p>
    <w:p w14:paraId="000001A5" w14:textId="77777777" w:rsidR="00FA0B4D" w:rsidRDefault="00D60A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atualização sistemática do PPC à luz das avaliações internas e externas;</w:t>
      </w:r>
    </w:p>
    <w:p w14:paraId="000001A6" w14:textId="77777777" w:rsidR="00FA0B4D" w:rsidRDefault="00D60A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articulação entre graduação, pós-graduação, pesquisa e extensão;</w:t>
      </w:r>
    </w:p>
    <w:p w14:paraId="000001A7" w14:textId="77777777" w:rsidR="00FA0B4D" w:rsidRDefault="00D60A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transparência decisória e participação da comunidade acadêmica;</w:t>
      </w:r>
    </w:p>
    <w:p w14:paraId="000001A8" w14:textId="77777777" w:rsidR="00FA0B4D" w:rsidRDefault="00D60A00">
      <w:pPr>
        <w:numPr>
          <w:ilvl w:val="0"/>
          <w:numId w:val="9"/>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alinhamento às políticas institucionais e às normativas nacionais de educação superior.</w:t>
      </w:r>
    </w:p>
    <w:p w14:paraId="000001A9"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Departamento mantém também Comissões e Coordenações Acadêmicas específicas que auxiliam a gestão e asseguram distribuição isonômica de responsabilidades docentes, entre as quais se destacam: </w:t>
      </w:r>
    </w:p>
    <w:p w14:paraId="000001AA" w14:textId="77777777" w:rsidR="00FA0B4D" w:rsidRDefault="00D60A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Comissão de Concursos: responsável pelo acompanhamento e organização dos processos seletivos docentes no âmbito do Departamento, assegurando observância às normas institucionais e à legislação aplicável. Atua na coordenação dos trâmites administrativos, na consolidação de bancas examinadoras e na supervisão dos procedimentos previstos nos editais. Sua composição atual é formada por </w:t>
      </w:r>
      <w:r>
        <w:rPr>
          <w:rFonts w:ascii="Times New Roman" w:eastAsia="Times New Roman" w:hAnsi="Times New Roman" w:cs="Times New Roman"/>
          <w:color w:val="000000"/>
          <w:highlight w:val="cyan"/>
        </w:rPr>
        <w:t>[especificar membros] [especificar portaria]</w:t>
      </w:r>
      <w:r>
        <w:rPr>
          <w:rFonts w:ascii="Times New Roman" w:eastAsia="Times New Roman" w:hAnsi="Times New Roman" w:cs="Times New Roman"/>
          <w:color w:val="000000"/>
        </w:rPr>
        <w:t xml:space="preserve">; </w:t>
      </w:r>
    </w:p>
    <w:p w14:paraId="000001AB" w14:textId="77777777" w:rsidR="00FA0B4D" w:rsidRDefault="00D60A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Comissão de Afastamentos: tem por finalidade analisar e emitir pareceres sobre pedidos de afastamento docente para qualificação, capacitação ou outras atividades acadêmicas, observando a regulamentação institucional e os critérios de planejamento departamental. Contribui para a gestão equilibrada das atividades acadêmicas, compatibilizando desenvolvimento profissional e continuidade da oferta de disciplinas. Sua composição atual é formada por </w:t>
      </w:r>
      <w:r>
        <w:rPr>
          <w:rFonts w:ascii="Times New Roman" w:eastAsia="Times New Roman" w:hAnsi="Times New Roman" w:cs="Times New Roman"/>
          <w:color w:val="000000"/>
          <w:highlight w:val="cyan"/>
        </w:rPr>
        <w:t>[especificar membros] [especificar portaria]</w:t>
      </w:r>
      <w:r>
        <w:rPr>
          <w:rFonts w:ascii="Times New Roman" w:eastAsia="Times New Roman" w:hAnsi="Times New Roman" w:cs="Times New Roman"/>
          <w:color w:val="000000"/>
        </w:rPr>
        <w:t xml:space="preserve">; </w:t>
      </w:r>
    </w:p>
    <w:p w14:paraId="000001AC" w14:textId="77777777" w:rsidR="00FA0B4D" w:rsidRDefault="00D60A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Comissão de Revalidação de Diplomas: responsável pela análise técnica dos pedidos de revalidação de diplomas estrangeiros equivalentes ao curso de Administração, nos termos da legislação vigente e das normativas institucionais da UFRJ. Compete-lhe examinar a equivalência curricular e emitir parecer fundamentado, podendo indicar complementação de estudos quando necessário. Sua composição atual é formada por </w:t>
      </w:r>
      <w:r>
        <w:rPr>
          <w:rFonts w:ascii="Times New Roman" w:eastAsia="Times New Roman" w:hAnsi="Times New Roman" w:cs="Times New Roman"/>
          <w:color w:val="000000"/>
          <w:highlight w:val="cyan"/>
        </w:rPr>
        <w:t>[especificar membros], designados por [indicar portaria ou ato de designação]</w:t>
      </w:r>
      <w:r>
        <w:rPr>
          <w:rFonts w:ascii="Times New Roman" w:eastAsia="Times New Roman" w:hAnsi="Times New Roman" w:cs="Times New Roman"/>
          <w:color w:val="000000"/>
        </w:rPr>
        <w:t xml:space="preserve">; </w:t>
      </w:r>
    </w:p>
    <w:p w14:paraId="000001AD" w14:textId="77777777" w:rsidR="00FA0B4D" w:rsidRDefault="00D60A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Coordenação de Estágio Supervisionado: responsável pelo acompanhamento acadêmico e administrativo das atividades de estágio previstas na matriz curricular, orientando estudantes e supervisionando o cumprimento das exigências normativas e pedagógicas. Atua na articulação entre discentes, docentes orientadores e organizações concedentes, assegurando aderência às diretrizes institucionais e à legislação vigente. A Coordenação é exercida por </w:t>
      </w:r>
      <w:r>
        <w:rPr>
          <w:rFonts w:ascii="Times New Roman" w:eastAsia="Times New Roman" w:hAnsi="Times New Roman" w:cs="Times New Roman"/>
          <w:color w:val="000000"/>
          <w:highlight w:val="cyan"/>
        </w:rPr>
        <w:t>[especificar docente(s)] [especificar portaria]</w:t>
      </w:r>
      <w:r>
        <w:rPr>
          <w:rFonts w:ascii="Times New Roman" w:eastAsia="Times New Roman" w:hAnsi="Times New Roman" w:cs="Times New Roman"/>
          <w:color w:val="000000"/>
        </w:rPr>
        <w:t xml:space="preserve">; </w:t>
      </w:r>
    </w:p>
    <w:p w14:paraId="000001AE" w14:textId="77777777" w:rsidR="00FA0B4D" w:rsidRDefault="00D60A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Coordenação de Trabalho de Conclusão de Curso: responsável pela organização, acompanhamento e supervisão das atividades relativas à elaboração e avaliação dos trabalhos finais de graduação. Compete-lhe orientar procedimentos, estabelecer cronogramas, acompanhar designação de orientadores e assegurar o cumprimento das normas acadêmicas aplicáveis. A Coordenação é exercida por </w:t>
      </w:r>
      <w:r>
        <w:rPr>
          <w:rFonts w:ascii="Times New Roman" w:eastAsia="Times New Roman" w:hAnsi="Times New Roman" w:cs="Times New Roman"/>
          <w:color w:val="000000"/>
          <w:highlight w:val="cyan"/>
        </w:rPr>
        <w:t>[especificar docente(s)] [especificar portaria]</w:t>
      </w:r>
      <w:r>
        <w:rPr>
          <w:rFonts w:ascii="Times New Roman" w:eastAsia="Times New Roman" w:hAnsi="Times New Roman" w:cs="Times New Roman"/>
          <w:color w:val="000000"/>
        </w:rPr>
        <w:t xml:space="preserve">; </w:t>
      </w:r>
    </w:p>
    <w:p w14:paraId="000001AF" w14:textId="77777777" w:rsidR="00FA0B4D" w:rsidRDefault="00D60A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Coordenação de Extensão: articula as atividades extensionistas vinculadas ao curso, promovendo integração entre ensino, pesquisa e interação com a sociedade. Compete-lhe acompanhar projetos e ações de extensão relacionados às áreas de formação da graduação, assegurando alinhamento com as diretrizes institucionais e com a política de curricularização da extensão. A Coordenação é exercida por </w:t>
      </w:r>
      <w:r>
        <w:rPr>
          <w:rFonts w:ascii="Times New Roman" w:eastAsia="Times New Roman" w:hAnsi="Times New Roman" w:cs="Times New Roman"/>
          <w:color w:val="000000"/>
          <w:highlight w:val="cyan"/>
        </w:rPr>
        <w:t>[especificar docente(s)] [especificar portaria]</w:t>
      </w:r>
      <w:r>
        <w:rPr>
          <w:rFonts w:ascii="Times New Roman" w:eastAsia="Times New Roman" w:hAnsi="Times New Roman" w:cs="Times New Roman"/>
          <w:color w:val="000000"/>
        </w:rPr>
        <w:t xml:space="preserve">; </w:t>
      </w:r>
    </w:p>
    <w:p w14:paraId="000001B0" w14:textId="77777777" w:rsidR="00FA0B4D" w:rsidRDefault="00D60A00">
      <w:pPr>
        <w:numPr>
          <w:ilvl w:val="0"/>
          <w:numId w:val="1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Coordenação de Atividades Acadêmicas Complementares: responsável pelo acompanhamento e validação das atividades formativas realizadas pelos estudantes para fins de integralização curricular, observando os critérios estabelecidos no regulamento específico do curso. Atua na análise documental e no registro das atividades, garantindo conformidade com as normas institucionais. A Coordenação é exercida por </w:t>
      </w:r>
      <w:r>
        <w:rPr>
          <w:rFonts w:ascii="Times New Roman" w:eastAsia="Times New Roman" w:hAnsi="Times New Roman" w:cs="Times New Roman"/>
          <w:color w:val="000000"/>
          <w:highlight w:val="cyan"/>
        </w:rPr>
        <w:t>[especificar docente(s)] [especificar portaria]</w:t>
      </w:r>
      <w:r>
        <w:rPr>
          <w:rFonts w:ascii="Times New Roman" w:eastAsia="Times New Roman" w:hAnsi="Times New Roman" w:cs="Times New Roman"/>
          <w:color w:val="000000"/>
        </w:rPr>
        <w:t>.</w:t>
      </w:r>
    </w:p>
    <w:p w14:paraId="000001B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Essas instâncias possuem atribuições definidas em regulamentos internos e são formalizadas por atos administrativos próprios, contribuindo para organização administrativa, planejamento acadêmico e acompanhamento sistemático dos componentes formativos previstos no PPC. A atuação integrada dessas instâncias fortalece a governança acadêmica do curso, garantindo transparência decisória, atualização sistemática do PPC, segurança normativa e articulação consistente entre graduação, pós-graduação, pesquisa e exten</w:t>
      </w:r>
      <w:r>
        <w:rPr>
          <w:rFonts w:ascii="Times New Roman" w:eastAsia="Times New Roman" w:hAnsi="Times New Roman" w:cs="Times New Roman"/>
        </w:rPr>
        <w:t>são.</w:t>
      </w:r>
    </w:p>
    <w:p w14:paraId="000001B2" w14:textId="77777777" w:rsidR="00FA0B4D" w:rsidRDefault="00FA0B4D">
      <w:pPr>
        <w:rPr>
          <w:rFonts w:ascii="Times New Roman" w:eastAsia="Times New Roman" w:hAnsi="Times New Roman" w:cs="Times New Roman"/>
        </w:rPr>
      </w:pPr>
    </w:p>
    <w:p w14:paraId="000001B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7.2 Perfil do Corpo Docente</w:t>
      </w:r>
    </w:p>
    <w:p w14:paraId="000001B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corpo docente do Curso de Administração é composto majoritariamente por professores vinculados ao Departamento de Administração da FACC/UFRJ, com participação de docentes de outros departamentos da Universidade responsáveis por disciplinas do núcleo comum e de formação complementar. Considerando o ingresso semestral de 80 novos alunos e a estrutura curricular vigente, o curso conta com 45 docentes, dos quais 32 integram o quadro efetivo e 13 atuam em regime de substitutos, conforme necessidades acadêmicas</w:t>
      </w:r>
      <w:r>
        <w:rPr>
          <w:rFonts w:ascii="Times New Roman" w:eastAsia="Times New Roman" w:hAnsi="Times New Roman" w:cs="Times New Roman"/>
        </w:rPr>
        <w:t xml:space="preserve"> e disponibilidade institucional.</w:t>
      </w:r>
    </w:p>
    <w:p w14:paraId="000001B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Os docentes apresentam formação acadêmica compatível com as áreas de conhecimento que estruturam o curso, incluindo </w:t>
      </w:r>
      <w:sdt>
        <w:sdtPr>
          <w:tag w:val="goog_rdk_74"/>
          <w:id w:val="-917495221"/>
        </w:sdtPr>
        <w:sdtEndPr/>
        <w:sdtContent>
          <w:commentRangeStart w:id="75"/>
        </w:sdtContent>
      </w:sdt>
      <w:r>
        <w:rPr>
          <w:rFonts w:ascii="Times New Roman" w:eastAsia="Times New Roman" w:hAnsi="Times New Roman" w:cs="Times New Roman"/>
        </w:rPr>
        <w:t>Administração Geral, Finanças, Marketing, Operações e Gestão de Pessoas, além de áreas correlatas das Ciências Sociais Aplicadas.</w:t>
      </w:r>
      <w:commentRangeEnd w:id="75"/>
      <w:r>
        <w:rPr>
          <w:rStyle w:val="Refdecomentrio"/>
          <w:rFonts w:ascii="Times New Roman" w:eastAsia="Times New Roman" w:hAnsi="Times New Roman" w:cs="Times New Roman"/>
          <w:sz w:val="24"/>
          <w:szCs w:val="24"/>
        </w:rPr>
        <w:commentReference w:id="75"/>
      </w:r>
      <w:r>
        <w:rPr>
          <w:rFonts w:ascii="Times New Roman" w:eastAsia="Times New Roman" w:hAnsi="Times New Roman" w:cs="Times New Roman"/>
        </w:rPr>
        <w:t xml:space="preserve"> O perfil do corpo docente combina atuação em ensino, pesquisa e extensão, assegurando a atualização permanente dos conteúdos ministrados e a articulação entre graduação e pós-graduação.</w:t>
      </w:r>
    </w:p>
    <w:p w14:paraId="000001B6"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A política de alocação docente organiza-se por áreas de conhecimento, não por disciplina isolada, permitindo flexibilidade na distribuição de encargos didáticos e favorecendo integração curricular. Os professores atuam prioritariamente na graduação, mantendo, quando aplicável, inserção em programas de pós-graduação e projetos institucionais de pesquisa e extensão. </w:t>
      </w:r>
      <w:sdt>
        <w:sdtPr>
          <w:tag w:val="goog_rdk_75"/>
          <w:id w:val="-391392620"/>
        </w:sdtPr>
        <w:sdtEndPr/>
        <w:sdtContent>
          <w:commentRangeStart w:id="76"/>
        </w:sdtContent>
      </w:sdt>
      <w:r>
        <w:rPr>
          <w:rFonts w:ascii="Times New Roman" w:eastAsia="Times New Roman" w:hAnsi="Times New Roman" w:cs="Times New Roman"/>
        </w:rPr>
        <w:t xml:space="preserve">O quadro completo do corpo docente permanente, com titulação, regime de trabalho e área de atuação, encontra-se apresentado na Tabela 4 abaixo. </w:t>
      </w:r>
      <w:commentRangeEnd w:id="76"/>
      <w:r>
        <w:rPr>
          <w:rStyle w:val="Refdecomentrio"/>
          <w:rFonts w:ascii="Times New Roman" w:eastAsia="Times New Roman" w:hAnsi="Times New Roman" w:cs="Times New Roman"/>
          <w:sz w:val="24"/>
          <w:szCs w:val="24"/>
        </w:rPr>
        <w:commentReference w:id="76"/>
      </w:r>
    </w:p>
    <w:p w14:paraId="000001B7"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[Inserir Quadro com Corpo Docente Efetivo: Titulação, Regime de Trabalho e Área de Atuação]</w:t>
      </w:r>
    </w:p>
    <w:p w14:paraId="000001B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O curso conta ainda com apoio técnico-administrativo provido pela Unidade (FACC) e pelo Centro (CCJE), incluindo secretaria acadêmica, setor de informática, biblioteca e </w:t>
      </w:r>
      <w:r>
        <w:rPr>
          <w:rFonts w:ascii="Times New Roman" w:eastAsia="Times New Roman" w:hAnsi="Times New Roman" w:cs="Times New Roman"/>
        </w:rPr>
        <w:lastRenderedPageBreak/>
        <w:t>demais setores de suporte, fundamentais para o adequado funcionamento das atividades acadêmicas.</w:t>
      </w:r>
    </w:p>
    <w:p w14:paraId="000001B9" w14:textId="77777777" w:rsidR="00FA0B4D" w:rsidRDefault="00FA0B4D">
      <w:pPr>
        <w:rPr>
          <w:rFonts w:ascii="Times New Roman" w:eastAsia="Times New Roman" w:hAnsi="Times New Roman" w:cs="Times New Roman"/>
        </w:rPr>
      </w:pPr>
    </w:p>
    <w:p w14:paraId="000001BA"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7.3 Infraestrutura física e tecnológica</w:t>
      </w:r>
    </w:p>
    <w:p w14:paraId="000001BB"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Curso de Administração funciona nos turnos vespertino e noturno (13h às 22h), utilizando salas de aula compartilhadas no CCJE e em outras unidades conforme planejamento semestral da oferta de disciplinas. O curso não dispõe de salas exclusivas, fazendo uso da infraestrutura da FACC e do CCJE. Materiais de apoio às atividades didáticas, como projetores, notebooks e extensões, são disponibilizados pela Unidade, assim como a sala de professores e a Secretaria Acadêmica.</w:t>
      </w:r>
    </w:p>
    <w:p w14:paraId="000001BC"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docentes contam com sala de professores compartilhada e com suporte institucional para o desenvolvimento de atividades acadêmicas, incluindo equipamentos de informática e acesso à rede institucional. O suporte tecnológico é assegurado pelos setores de tecnologia da informação da Unidade e do Centro.</w:t>
      </w:r>
    </w:p>
    <w:p w14:paraId="000001B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estudantes têm acesso à Biblioteca do CCJE e aos laboratórios de informática do Centro, equipados com computadores conectados à internet e com os softwares necessários ao desenvolvimento das atividades acadêmicas. A infraestrutura institucional contempla, ainda, auditórios para realização de eventos acadêmicos, palestras e atividades de extensão, bem como áreas de convivência.</w:t>
      </w:r>
    </w:p>
    <w:p w14:paraId="000001BE"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[Inserir Quadro com informações dos Laboratórios: quantidade de salas, computadores e softwares disponíveis]</w:t>
      </w:r>
    </w:p>
    <w:p w14:paraId="000001B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No que se refere à acessibilidade, a Universidade adota as normas técnicas vigentes relativas ao acesso de pessoas com deficiência ou mobilidade reduzida, garantindo condições adequadas de circulação e uso dos espaços acadêmicos, em conformidade com a legislação federal aplicável.</w:t>
      </w:r>
    </w:p>
    <w:p w14:paraId="000001C0"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[Inserir descrição detalhada de rampas, elevadores, sanitários adaptados, etc.]</w:t>
      </w:r>
    </w:p>
    <w:p w14:paraId="000001C1"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 xml:space="preserve">Todos os espaços utilizados pelo curso passam por manutenção periódica preventiva e corretiva, assegurando condições adequadas de funcionamento, salubridade e segurança. </w:t>
      </w:r>
      <w:r>
        <w:rPr>
          <w:rFonts w:ascii="Times New Roman" w:eastAsia="Times New Roman" w:hAnsi="Times New Roman" w:cs="Times New Roman"/>
          <w:highlight w:val="yellow"/>
        </w:rPr>
        <w:t>[apesar de discordar da frase, manter algo neste sentido seria importante].</w:t>
      </w:r>
    </w:p>
    <w:p w14:paraId="000001C2" w14:textId="77777777" w:rsidR="00FA0B4D" w:rsidRDefault="00FA0B4D">
      <w:pPr>
        <w:rPr>
          <w:rFonts w:ascii="Times New Roman" w:eastAsia="Times New Roman" w:hAnsi="Times New Roman" w:cs="Times New Roman"/>
        </w:rPr>
      </w:pPr>
    </w:p>
    <w:p w14:paraId="000001C3"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lastRenderedPageBreak/>
        <w:t>7.4 Biblioteca</w:t>
      </w:r>
    </w:p>
    <w:p w14:paraId="000001C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Curso de Administração é atendido pela Biblioteca vinculada ao CCJE/UFRJ, integrante do Sistema de Bibliotecas e Informação da Universidade, o que permite acesso integrado ao acervo físico e digital disponível em diferentes unidades acadêmicas.</w:t>
      </w:r>
    </w:p>
    <w:p w14:paraId="000001C5"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acervo contempla livros, periódicos nacionais e internacionais, teses, dissertações, bases de dados eletrônicas e outros materiais relevantes às áreas de Administração e Ciências Sociais Aplicadas.</w:t>
      </w:r>
    </w:p>
    <w:p w14:paraId="000001C6"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[Inserir dados quantitativos atualizados da biblioteca, tais como número de títulos, exemplares, bases de dados etc.]</w:t>
      </w:r>
    </w:p>
    <w:p w14:paraId="000001C7"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Biblioteca oferece serviços presenciais e on-line, incluindo:</w:t>
      </w:r>
    </w:p>
    <w:p w14:paraId="000001C8" w14:textId="77777777" w:rsidR="00FA0B4D" w:rsidRDefault="00D60A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consulta local;</w:t>
      </w:r>
    </w:p>
    <w:p w14:paraId="000001C9" w14:textId="77777777" w:rsidR="00FA0B4D" w:rsidRDefault="00D60A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empréstimo domiciliar;</w:t>
      </w:r>
    </w:p>
    <w:p w14:paraId="000001CA" w14:textId="77777777" w:rsidR="00FA0B4D" w:rsidRDefault="00D60A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renovação e reserva on-line;</w:t>
      </w:r>
    </w:p>
    <w:p w14:paraId="000001CB" w14:textId="77777777" w:rsidR="00FA0B4D" w:rsidRDefault="00D60A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empréstimo entre bibliotecas;</w:t>
      </w:r>
    </w:p>
    <w:p w14:paraId="000001CC" w14:textId="77777777" w:rsidR="00FA0B4D" w:rsidRDefault="00D60A00">
      <w:pPr>
        <w:numPr>
          <w:ilvl w:val="0"/>
          <w:numId w:val="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capacitação de usuários para pesquisa em bases de dados.</w:t>
      </w:r>
    </w:p>
    <w:p w14:paraId="000001CD"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Os estudantes têm acesso remoto a bases de dados científicas assinadas pela UFRJ e ao Portal de Periódicos da CAPES, mediante autenticação institucional, ampliando as possibilidades de pesquisa e atualização bibliográfica.</w:t>
      </w:r>
    </w:p>
    <w:p w14:paraId="000001CE"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O horário de funcionamento, regulamento de empréstimos e demais normas de uso encontram-se disponíveis no sítio eletrônico institucional da Biblioteca.</w:t>
      </w:r>
    </w:p>
    <w:p w14:paraId="000001CF"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A política de atualização do acervo considera as demandas encaminhadas pelos docentes responsáveis pelas disciplinas, bem como as indicações decorrentes de processos de avaliação institucional e de acompanhamento das bibliografias constantes neste PPC.</w:t>
      </w:r>
    </w:p>
    <w:p w14:paraId="000001D0" w14:textId="77777777" w:rsidR="00FA0B4D" w:rsidRDefault="00FA0B4D">
      <w:pPr>
        <w:rPr>
          <w:rFonts w:ascii="Times New Roman" w:eastAsia="Times New Roman" w:hAnsi="Times New Roman" w:cs="Times New Roman"/>
          <w:b/>
          <w:bCs/>
        </w:rPr>
      </w:pPr>
    </w:p>
    <w:p w14:paraId="000001D1" w14:textId="77777777" w:rsidR="00FA0B4D" w:rsidRDefault="00D60A00">
      <w:pPr>
        <w:rPr>
          <w:rFonts w:ascii="Times New Roman" w:eastAsia="Times New Roman" w:hAnsi="Times New Roman" w:cs="Times New Roman"/>
          <w:b/>
          <w:bCs/>
        </w:rPr>
      </w:pPr>
      <w:r>
        <w:br w:type="page"/>
      </w:r>
    </w:p>
    <w:p w14:paraId="000001D2" w14:textId="77777777" w:rsidR="00FA0B4D" w:rsidRDefault="00D60A00">
      <w:pPr>
        <w:rPr>
          <w:rFonts w:ascii="Times New Roman" w:eastAsia="Times New Roman" w:hAnsi="Times New Roman" w:cs="Times New Roman"/>
          <w:b/>
          <w:bCs/>
        </w:rPr>
      </w:pPr>
      <w:r>
        <w:rPr>
          <w:rFonts w:ascii="Times New Roman" w:eastAsia="Times New Roman" w:hAnsi="Times New Roman" w:cs="Times New Roman"/>
          <w:b/>
          <w:bCs/>
        </w:rPr>
        <w:lastRenderedPageBreak/>
        <w:t>8. Materiais Complementares</w:t>
      </w:r>
    </w:p>
    <w:p w14:paraId="000001D3" w14:textId="77777777" w:rsidR="00FA0B4D" w:rsidRDefault="00FA0B4D">
      <w:pPr>
        <w:rPr>
          <w:rFonts w:ascii="Times New Roman" w:eastAsia="Times New Roman" w:hAnsi="Times New Roman" w:cs="Times New Roman"/>
          <w:b/>
          <w:bCs/>
        </w:rPr>
      </w:pPr>
    </w:p>
    <w:p w14:paraId="000001D4"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8.1 Apêndices</w:t>
      </w:r>
    </w:p>
    <w:p w14:paraId="000001D5"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Apêndice A: Matriz curricular do Curso de Administração, incluindo a organização formal dos componentes curriculares, com indicação de sua natureza (obrigatória ou optativa), carga horária, número de créditos, pré e co-requisitos e semestre recomendado para cursá-los</w:t>
      </w:r>
    </w:p>
    <w:p w14:paraId="000001D6"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Apêndice B: Planos de Ensino das Disciplinas</w:t>
      </w:r>
    </w:p>
    <w:p w14:paraId="000001D7" w14:textId="77777777" w:rsidR="00FA0B4D" w:rsidRDefault="00FA0B4D">
      <w:pPr>
        <w:rPr>
          <w:rFonts w:ascii="Times New Roman" w:eastAsia="Times New Roman" w:hAnsi="Times New Roman" w:cs="Times New Roman"/>
          <w:b/>
          <w:bCs/>
        </w:rPr>
      </w:pPr>
    </w:p>
    <w:p w14:paraId="000001D8" w14:textId="77777777" w:rsidR="00FA0B4D" w:rsidRDefault="00D60A00">
      <w:pPr>
        <w:rPr>
          <w:rFonts w:ascii="Times New Roman" w:eastAsia="Times New Roman" w:hAnsi="Times New Roman" w:cs="Times New Roman"/>
        </w:rPr>
      </w:pPr>
      <w:r>
        <w:rPr>
          <w:rFonts w:ascii="Times New Roman" w:eastAsia="Times New Roman" w:hAnsi="Times New Roman" w:cs="Times New Roman"/>
        </w:rPr>
        <w:t>8.2 Anexos</w:t>
      </w:r>
    </w:p>
    <w:p w14:paraId="000001D9"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Anexo A: Inserir Informações relativas ao Estágio Supervisionado</w:t>
      </w:r>
    </w:p>
    <w:p w14:paraId="000001DA" w14:textId="77777777" w:rsidR="00FA0B4D" w:rsidRDefault="00D60A00">
      <w:pPr>
        <w:rPr>
          <w:rFonts w:ascii="Times New Roman" w:eastAsia="Times New Roman" w:hAnsi="Times New Roman" w:cs="Times New Roman"/>
          <w:highlight w:val="cyan"/>
        </w:rPr>
      </w:pPr>
      <w:r>
        <w:rPr>
          <w:rFonts w:ascii="Times New Roman" w:eastAsia="Times New Roman" w:hAnsi="Times New Roman" w:cs="Times New Roman"/>
          <w:highlight w:val="cyan"/>
        </w:rPr>
        <w:t>Anexo B: Cartilha de Extensão</w:t>
      </w:r>
    </w:p>
    <w:p w14:paraId="000001DB" w14:textId="77777777" w:rsidR="00FA0B4D" w:rsidRDefault="00D60A00">
      <w:pPr>
        <w:rPr>
          <w:rFonts w:ascii="Times New Roman" w:eastAsia="Times New Roman" w:hAnsi="Times New Roman" w:cs="Times New Roman"/>
        </w:rPr>
      </w:pPr>
      <w:r>
        <w:rPr>
          <w:rFonts w:ascii="Times New Roman" w:eastAsia="Times New Roman" w:hAnsi="Times New Roman" w:cs="Times New Roman"/>
          <w:highlight w:val="cyan"/>
        </w:rPr>
        <w:t>Anexo C: Cartilha de Atividades Complementares</w:t>
      </w:r>
    </w:p>
    <w:p w14:paraId="000001DC" w14:textId="77777777" w:rsidR="00FA0B4D" w:rsidRDefault="00D60A00">
      <w:pPr>
        <w:rPr>
          <w:rFonts w:ascii="Times New Roman" w:eastAsia="Times New Roman" w:hAnsi="Times New Roman" w:cs="Times New Roman"/>
          <w:highlight w:val="cyan"/>
        </w:rPr>
      </w:pPr>
      <w:r>
        <w:rPr>
          <w:rFonts w:ascii="Times New Roman" w:eastAsia="Times New Roman" w:hAnsi="Times New Roman" w:cs="Times New Roman"/>
          <w:highlight w:val="cyan"/>
        </w:rPr>
        <w:t>Anexo D: prazos, procedimentos de inscrição e formatação do TCC</w:t>
      </w:r>
    </w:p>
    <w:p w14:paraId="000001DD" w14:textId="77777777" w:rsidR="00FA0B4D" w:rsidRDefault="00FA0B4D">
      <w:pPr>
        <w:rPr>
          <w:rFonts w:ascii="Times New Roman" w:eastAsia="Times New Roman" w:hAnsi="Times New Roman" w:cs="Times New Roman"/>
        </w:rPr>
      </w:pPr>
    </w:p>
    <w:p w14:paraId="000001DE" w14:textId="77777777" w:rsidR="00FA0B4D" w:rsidRDefault="00FA0B4D">
      <w:pPr>
        <w:rPr>
          <w:rFonts w:ascii="Times New Roman" w:eastAsia="Times New Roman" w:hAnsi="Times New Roman" w:cs="Times New Roman"/>
        </w:rPr>
      </w:pPr>
    </w:p>
    <w:sectPr w:rsidR="00FA0B4D">
      <w:footerReference w:type="even" r:id="rId17"/>
      <w:footerReference w:type="default" r:id="rId18"/>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ristina Pimenta de Mello Spineti Luz" w:date="2026-02-25T10:38:00Z" w:initials="">
    <w:p w14:paraId="00000217"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Avaliar necessidade de maior detalhamento quanto a justificativa de reformulação do PCC ou não. Houve orientação explícita da Adriana da PR1 que constasse a justificativa para alteração do PPC e nela o atendimento às DCNs de 2021.</w:t>
      </w:r>
    </w:p>
  </w:comment>
  <w:comment w:id="5" w:author="Cristina Pimenta de Mello Spineti Luz" w:date="2026-02-23T03:48:00Z" w:initials="">
    <w:p w14:paraId="000001F5"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Por mais que este organograma seja relevante, é ilegível. Melhor não colocar ou, se colocar, melhor que ocupe uma página inteira deitado.</w:t>
      </w:r>
    </w:p>
  </w:comment>
  <w:comment w:id="6" w:author="Cristina Pimenta de Mello Spineti Luz" w:date="2026-02-23T03:55:00Z" w:initials="">
    <w:p w14:paraId="000001F2"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Não é a única, existem os Editais de transferência.</w:t>
      </w:r>
    </w:p>
  </w:comment>
  <w:comment w:id="13" w:author="Cristina Pimenta de Mello Spineti Luz" w:date="2026-02-23T03:53:00Z" w:initials="">
    <w:p w14:paraId="000001EF"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Por mais que tenha pouca informação, entendo que precise ser o do site da FACC ou nenhum:</w:t>
      </w:r>
    </w:p>
    <w:p w14:paraId="000001F0"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https://facc.ufrj.br/administracao/</w:t>
      </w:r>
    </w:p>
  </w:comment>
  <w:comment w:id="14" w:author="Cristina Pimenta de Mello Spineti Luz" w:date="2026-02-23T03:55:00Z" w:initials="">
    <w:p w14:paraId="000001F6"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Coordenação certamente, talvez, chefia de departamento ou... não colocar.</w:t>
      </w:r>
    </w:p>
  </w:comment>
  <w:comment w:id="15" w:author="Cristina Pimenta de Mello Spineti Luz" w:date="2026-02-23T05:15:00Z" w:initials="">
    <w:p w14:paraId="000001FE"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Soou um pouco repetitivo.</w:t>
      </w:r>
    </w:p>
  </w:comment>
  <w:comment w:id="16" w:author="Cristina Pimenta de Mello Spineti Luz" w:date="2026-02-23T05:22:00Z" w:initials="">
    <w:p w14:paraId="00000211"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w:t>
      </w:r>
    </w:p>
  </w:comment>
  <w:comment w:id="17" w:author="Cristina Pimenta de Mello Spineti Luz" w:date="2026-02-23T05:23:00Z" w:initials="">
    <w:p w14:paraId="00000205"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Faltou Gestão de Serviços</w:t>
      </w:r>
    </w:p>
  </w:comment>
  <w:comment w:id="18" w:author="Cristina Pimenta de Mello Spineti Luz" w:date="2026-02-23T05:25:00Z" w:initials="">
    <w:p w14:paraId="000001F1"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Excluir? O texto na sequência já contempla e dá continuidade.</w:t>
      </w:r>
    </w:p>
  </w:comment>
  <w:comment w:id="19" w:author="Cristina Pimenta de Mello Spineti Luz" w:date="2026-02-25T10:44:00Z" w:initials="">
    <w:p w14:paraId="00000206"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Necessidade de explicitar disciplinas que contemplem os estes itens? Na avaliação da aprovação do PPC anterior constava o "check list" referente a isto, conforme abaixo:</w:t>
      </w:r>
    </w:p>
    <w:p w14:paraId="00000207" w14:textId="77777777" w:rsidR="00FA0B4D" w:rsidRDefault="00FA0B4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p>
    <w:p w14:paraId="00000208"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"12. O atendimento ao Decreto nº 5.626/2005 (Libras) é identificado pela manutenção da disciplina LEB 599 – Est da Ling Bras de Sinais I no elenco de Optativas – Escolha Condicionada (form CEG/05, fl. 732);</w:t>
      </w:r>
    </w:p>
    <w:p w14:paraId="00000209"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13. A temática da História e Cultura Afro-Brasileira e Indígena (Lei nº 11.645/2008 e Res. CNE/CP 1/2004) será abordada na ementa da disciplina optativa ACA044 – Administração Brasileira (form CEG/03, fl. 721 do p.p);</w:t>
      </w:r>
    </w:p>
    <w:p w14:paraId="0000020A"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14. A temática da Educação em Direitos Humanos (Res. CNE/CP nº 01/2012) será abordada nas ementas das seguintes disciplinas:</w:t>
      </w:r>
    </w:p>
    <w:p w14:paraId="0000020B"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ACA046 – Violência e Segurança Pública (optativa), form CEG/03, fl. 723 do p.p;</w:t>
      </w:r>
    </w:p>
    <w:p w14:paraId="0000020C"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ACA048 – Tóp Contemp em Administração Pública (optativa), form CEG/03, fl. 724 do p.p;</w:t>
      </w:r>
    </w:p>
    <w:p w14:paraId="0000020D"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ACA123 – Introdução à Administração Pública (obrigatória – 2º per), form CEG/03, fl. 661 do p.p;</w:t>
      </w:r>
    </w:p>
    <w:p w14:paraId="0000020E"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ACA221 – Ética e Aspectos Filosóficos da Adm (obrigatória – 3º per), form CEG/03, fl. 641 do p.p;</w:t>
      </w:r>
    </w:p>
    <w:p w14:paraId="0000020F"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15. A temática da Educação Ambiental (Res. CNE/CP nº 2/2012) será abordada na ementa da disciplina obrigatória ACA221 – Ética e Aspectos Filosóficos da Administração (3º per), form CEG/03, fl. 641 do p.p;"</w:t>
      </w:r>
    </w:p>
  </w:comment>
  <w:comment w:id="20" w:author="Luiz Carlos Moura" w:date="2026-02-20T19:38:00Z" w:initials="">
    <w:p w14:paraId="000001F7"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Validar:</w:t>
      </w:r>
    </w:p>
    <w:p w14:paraId="000001F8"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Ética e Aspectos Filosóficos na Administração; Introdução à Contabilidade; Contabilidade Gerencial; Macroeconomia; Microeconomia; Sociologia das Organizações, Transformação Digital; Liderança e Comportamento no Trabalho; Direito Aplicado à Gestão.</w:t>
      </w:r>
    </w:p>
  </w:comment>
  <w:comment w:id="21" w:author="Luiz Carlos Moura" w:date="2026-02-20T19:39:00Z" w:initials="">
    <w:p w14:paraId="000001F3"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Validar:</w:t>
      </w:r>
    </w:p>
    <w:p w14:paraId="000001F4"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Abordagens Críticas em Administração; Fundamentos de Administração; Teorias das Organizações; Análise de Investimentos; Gerência Financeira; Matemática Financeira; Fundamentos de Logística; Gestão Estratégica de Operações; Administração Estratégica; Administração Internacional; Fundamentos de Marketing; Gestão de Marketing; Fundamentos Gestão de Pessoas; Gestão Estratégica de Pessoas; Introdução à Administração Pública; Gestão de Serviços; Modelagem de Negócios; Plano de Negócios</w:t>
      </w:r>
    </w:p>
  </w:comment>
  <w:comment w:id="22" w:author="Luiz Carlos Moura" w:date="2026-02-20T19:40:00Z" w:initials="">
    <w:p w14:paraId="000001FF"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Validar:</w:t>
      </w:r>
    </w:p>
    <w:p w14:paraId="00000200"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Matemática para Administração, Estatística para Administração, Modelos de Regressão e Previsão e Pesquisa Operacional</w:t>
      </w:r>
    </w:p>
  </w:comment>
  <w:comment w:id="23" w:author="Luiz Carlos Moura" w:date="2026-02-20T19:41:00Z" w:initials="">
    <w:p w14:paraId="000001F9"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Validar:</w:t>
      </w:r>
    </w:p>
    <w:p w14:paraId="000001FA"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 xml:space="preserve">Metodologia da Pesquisa, Seminários de Pesquisa </w:t>
      </w:r>
    </w:p>
    <w:p w14:paraId="000001FB"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RCS de Extensão</w:t>
      </w:r>
    </w:p>
    <w:p w14:paraId="000001FC"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RCS de Estágio</w:t>
      </w:r>
    </w:p>
  </w:comment>
  <w:comment w:id="24" w:author="Luiz Carlos Moura" w:date="2026-02-20T19:42:00Z" w:initials="">
    <w:p w14:paraId="00000201"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Validar:</w:t>
      </w:r>
    </w:p>
    <w:p w14:paraId="00000202" w14:textId="77777777" w:rsidR="00FA0B4D" w:rsidRDefault="00D60A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disciplinas eletivas optativas, de livre escolha, e os Requisitos Curriculares Suplementares, tais como Trabalho de Conclusão de Curso e atividades acadêmicas complementares.</w:t>
      </w:r>
    </w:p>
  </w:comment>
  <w:comment w:id="25" w:author="Cristina Pimenta de Mello Spineti Luz" w:date="2026-02-24T14:26:00Z" w:initials="">
    <w:p w14:paraId="00000203"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Confirmar áreas.</w:t>
      </w:r>
    </w:p>
  </w:comment>
  <w:comment w:id="28" w:author="Cristina Pimenta de Mello Spineti Luz" w:date="2026-02-25T03:11:00Z" w:initials="">
    <w:p w14:paraId="00000216"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Melhor falar de créditos do que disciplinas, pois se forem de 2 créditos ou quantitativo diferente, não serão 6.</w:t>
      </w:r>
    </w:p>
  </w:comment>
  <w:comment w:id="35" w:author="Cristina Pimenta de Mello Spineti Luz" w:date="2026-02-25T03:15:00Z" w:initials="">
    <w:p w14:paraId="00000214"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Sugiro não explicitar, retirar.</w:t>
      </w:r>
    </w:p>
  </w:comment>
  <w:comment w:id="36" w:author="Cristina Pimenta de Mello Spineti Luz" w:date="2026-02-25T03:16:00Z" w:initials="">
    <w:p w14:paraId="000001FD"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Não dá para deixar isto solto dados os limites legais e questões de aprovação do tipo de disciplina junto a PR1.</w:t>
      </w:r>
    </w:p>
  </w:comment>
  <w:comment w:id="41" w:author="Cristina Pimenta de Mello Spineti Luz" w:date="2026-02-25T03:23:00Z" w:initials="">
    <w:p w14:paraId="00000215"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Estes planos de ensino estariam no PPC ou seriam os enviados no início do semestre?</w:t>
      </w:r>
    </w:p>
  </w:comment>
  <w:comment w:id="59" w:author="Cristina Pimenta de Mello Spineti Luz" w:date="2026-02-25T03:39:00Z" w:initials="">
    <w:p w14:paraId="00000219"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Rever; a COAA atua nos casos de discentes com dificuldades, para os demais a responsabilidade é dos orientadores acadêmicos apenas e/ou coordenação.</w:t>
      </w:r>
    </w:p>
  </w:comment>
  <w:comment w:id="64" w:author="Cristina Pimenta de Mello Spineti Luz" w:date="2026-02-25T03:39:00Z" w:initials="">
    <w:p w14:paraId="00000218"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Não entendi o que seria.</w:t>
      </w:r>
    </w:p>
  </w:comment>
  <w:comment w:id="68" w:author="Cristina Pimenta de Mello Spineti Luz" w:date="2026-02-25T11:02:00Z" w:initials="">
    <w:p w14:paraId="00000213"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Não sei se é necessário colocar, mas no parecer de aprovação da versão anterior era mencionado de forma explícita esta informação.</w:t>
      </w:r>
    </w:p>
  </w:comment>
  <w:comment w:id="74" w:author="Cristina Pimenta de Mello Spineti Luz" w:date="2026-02-25T03:52:00Z" w:initials="">
    <w:p w14:paraId="00000204"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Dado ser dinâmica a responsabilidade por cada comissão e mesmo chefia e coordenação, não vejo necessidade de abrir o detalhamento.</w:t>
      </w:r>
    </w:p>
  </w:comment>
  <w:comment w:id="75" w:author="Cristina Pimenta de Mello Spineti Luz" w:date="2026-02-25T03:50:00Z" w:initials="">
    <w:p w14:paraId="00000210"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Confirmar áreas</w:t>
      </w:r>
    </w:p>
  </w:comment>
  <w:comment w:id="76" w:author="Cristina Pimenta de Mello Spineti Luz" w:date="2026-02-25T03:51:00Z" w:initials="">
    <w:p w14:paraId="00000212" w14:textId="77777777" w:rsidR="00FA0B4D" w:rsidRDefault="00FA573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Refdecomentrio"/>
        </w:rPr>
        <w:annotationRef/>
      </w:r>
      <w:r w:rsidR="00D60A00">
        <w:rPr>
          <w:rFonts w:ascii="Arial" w:eastAsia="Arial" w:hAnsi="Arial" w:cs="Arial"/>
          <w:color w:val="000000"/>
          <w:sz w:val="22"/>
          <w:szCs w:val="22"/>
        </w:rPr>
        <w:t>Não vejo necessidade.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17" w15:done="0"/>
  <w15:commentEx w15:paraId="000001F5" w15:done="0"/>
  <w15:commentEx w15:paraId="000001F2" w15:done="0"/>
  <w15:commentEx w15:paraId="000001F0" w15:done="0"/>
  <w15:commentEx w15:paraId="000001F6" w15:done="0"/>
  <w15:commentEx w15:paraId="000001FE" w15:done="0"/>
  <w15:commentEx w15:paraId="00000211" w15:done="0"/>
  <w15:commentEx w15:paraId="00000205" w15:done="0"/>
  <w15:commentEx w15:paraId="000001F1" w15:done="0"/>
  <w15:commentEx w15:paraId="0000020F" w15:done="0"/>
  <w15:commentEx w15:paraId="000001F8" w15:done="0"/>
  <w15:commentEx w15:paraId="000001F4" w15:done="0"/>
  <w15:commentEx w15:paraId="00000200" w15:done="0"/>
  <w15:commentEx w15:paraId="000001FC" w15:done="0"/>
  <w15:commentEx w15:paraId="00000202" w15:done="0"/>
  <w15:commentEx w15:paraId="00000203" w15:done="0"/>
  <w15:commentEx w15:paraId="00000216" w15:done="0"/>
  <w15:commentEx w15:paraId="00000214" w15:done="0"/>
  <w15:commentEx w15:paraId="000001FD" w15:done="0"/>
  <w15:commentEx w15:paraId="00000215" w15:done="0"/>
  <w15:commentEx w15:paraId="00000219" w15:done="0"/>
  <w15:commentEx w15:paraId="00000218" w15:done="0"/>
  <w15:commentEx w15:paraId="00000213" w15:done="0"/>
  <w15:commentEx w15:paraId="00000204" w15:done="0"/>
  <w15:commentEx w15:paraId="00000210" w15:done="0"/>
  <w15:commentEx w15:paraId="000002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17" w16cid:durableId="00000217"/>
  <w16cid:commentId w16cid:paraId="000001F5" w16cid:durableId="000001F5"/>
  <w16cid:commentId w16cid:paraId="000001F2" w16cid:durableId="000001F2"/>
  <w16cid:commentId w16cid:paraId="000001F0" w16cid:durableId="000001F0"/>
  <w16cid:commentId w16cid:paraId="000001F6" w16cid:durableId="000001F6"/>
  <w16cid:commentId w16cid:paraId="000001FE" w16cid:durableId="000001FE"/>
  <w16cid:commentId w16cid:paraId="00000211" w16cid:durableId="00000211"/>
  <w16cid:commentId w16cid:paraId="00000205" w16cid:durableId="00000205"/>
  <w16cid:commentId w16cid:paraId="000001F1" w16cid:durableId="000001F1"/>
  <w16cid:commentId w16cid:paraId="0000020F" w16cid:durableId="0000020F"/>
  <w16cid:commentId w16cid:paraId="000001F8" w16cid:durableId="000001F8"/>
  <w16cid:commentId w16cid:paraId="000001F4" w16cid:durableId="000001F4"/>
  <w16cid:commentId w16cid:paraId="00000200" w16cid:durableId="00000200"/>
  <w16cid:commentId w16cid:paraId="000001FC" w16cid:durableId="000001FC"/>
  <w16cid:commentId w16cid:paraId="00000202" w16cid:durableId="00000202"/>
  <w16cid:commentId w16cid:paraId="00000203" w16cid:durableId="00000203"/>
  <w16cid:commentId w16cid:paraId="00000216" w16cid:durableId="00000216"/>
  <w16cid:commentId w16cid:paraId="00000214" w16cid:durableId="00000214"/>
  <w16cid:commentId w16cid:paraId="000001FD" w16cid:durableId="000001FD"/>
  <w16cid:commentId w16cid:paraId="00000215" w16cid:durableId="00000215"/>
  <w16cid:commentId w16cid:paraId="00000219" w16cid:durableId="00000219"/>
  <w16cid:commentId w16cid:paraId="00000218" w16cid:durableId="00000218"/>
  <w16cid:commentId w16cid:paraId="00000213" w16cid:durableId="00000213"/>
  <w16cid:commentId w16cid:paraId="00000204" w16cid:durableId="00000204"/>
  <w16cid:commentId w16cid:paraId="00000210" w16cid:durableId="00000210"/>
  <w16cid:commentId w16cid:paraId="00000212" w16cid:durableId="000002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665A" w14:textId="77777777" w:rsidR="00D60A00" w:rsidRDefault="00D60A00">
      <w:pPr>
        <w:spacing w:after="0" w:line="240" w:lineRule="auto"/>
      </w:pPr>
      <w:r>
        <w:separator/>
      </w:r>
    </w:p>
  </w:endnote>
  <w:endnote w:type="continuationSeparator" w:id="0">
    <w:p w14:paraId="5A82C54B" w14:textId="77777777" w:rsidR="00D60A00" w:rsidRDefault="00D60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D872536-1017-42CA-A9F6-8464CB51E492}"/>
  </w:font>
  <w:font w:name="Calibri">
    <w:altName w:val="Calibri"/>
    <w:panose1 w:val="020F0502020204030204"/>
    <w:charset w:val="00"/>
    <w:family w:val="swiss"/>
    <w:pitch w:val="variable"/>
    <w:sig w:usb0="E4002EFF" w:usb1="C200247B" w:usb2="00000009" w:usb3="00000000" w:csb0="000001FF" w:csb1="00000000"/>
    <w:embedRegular r:id="rId2" w:fontKey="{DEC93C2E-80F1-4B3E-B431-F578D25D9CA4}"/>
    <w:embedBold r:id="rId3" w:fontKey="{B1B165EB-485C-49CD-969B-B87AF9D6431D}"/>
    <w:embedItalic r:id="rId4" w:fontKey="{3D47B668-3045-4B80-90D7-39768497C84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EC37CC4-6450-4A2A-807A-02543F24277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B" w14:textId="77777777" w:rsidR="00FA0B4D" w:rsidRDefault="00D60A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EC" w14:textId="77777777" w:rsidR="00FA0B4D" w:rsidRDefault="00FA0B4D">
    <w:pPr>
      <w:pBdr>
        <w:top w:val="nil"/>
        <w:left w:val="nil"/>
        <w:bottom w:val="nil"/>
        <w:right w:val="nil"/>
        <w:between w:val="nil"/>
      </w:pBdr>
      <w:tabs>
        <w:tab w:val="center" w:pos="4252"/>
        <w:tab w:val="right" w:pos="8504"/>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D" w14:textId="13AEF71E" w:rsidR="00FA0B4D" w:rsidRDefault="00D60A00">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FA5730">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0001EE" w14:textId="77777777" w:rsidR="00FA0B4D" w:rsidRDefault="00FA0B4D">
    <w:pPr>
      <w:pBdr>
        <w:top w:val="nil"/>
        <w:left w:val="nil"/>
        <w:bottom w:val="nil"/>
        <w:right w:val="nil"/>
        <w:between w:val="nil"/>
      </w:pBdr>
      <w:tabs>
        <w:tab w:val="center" w:pos="4252"/>
        <w:tab w:val="right" w:pos="8504"/>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F94B" w14:textId="77777777" w:rsidR="00D60A00" w:rsidRDefault="00D60A00">
      <w:pPr>
        <w:spacing w:after="0" w:line="240" w:lineRule="auto"/>
      </w:pPr>
      <w:r>
        <w:separator/>
      </w:r>
    </w:p>
  </w:footnote>
  <w:footnote w:type="continuationSeparator" w:id="0">
    <w:p w14:paraId="1FC9B95A" w14:textId="77777777" w:rsidR="00D60A00" w:rsidRDefault="00D60A00">
      <w:pPr>
        <w:spacing w:after="0" w:line="240" w:lineRule="auto"/>
      </w:pPr>
      <w:r>
        <w:continuationSeparator/>
      </w:r>
    </w:p>
  </w:footnote>
  <w:footnote w:id="1">
    <w:p w14:paraId="000001DF"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BRASIL. </w:t>
      </w:r>
      <w:r>
        <w:rPr>
          <w:rFonts w:ascii="Times New Roman" w:eastAsia="Times New Roman" w:hAnsi="Times New Roman" w:cs="Times New Roman"/>
          <w:b/>
          <w:bCs/>
          <w:color w:val="000000"/>
          <w:sz w:val="20"/>
          <w:szCs w:val="20"/>
        </w:rPr>
        <w:t>Lei nº 9.394, de 20 de dezembro de 1996</w:t>
      </w:r>
      <w:r>
        <w:rPr>
          <w:rFonts w:ascii="Times New Roman" w:eastAsia="Times New Roman" w:hAnsi="Times New Roman" w:cs="Times New Roman"/>
          <w:color w:val="000000"/>
          <w:sz w:val="20"/>
          <w:szCs w:val="20"/>
        </w:rPr>
        <w:t xml:space="preserve"> (Lei de Diretrizes e Bases da Educação Nacional – LDB), que estabelece as diretrizes e bases da educação nacional.</w:t>
      </w:r>
    </w:p>
    <w:p w14:paraId="000001E0"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BRASIL. Conselho Nacional de Educação. Câmara de Educação Superior. </w:t>
      </w:r>
      <w:r>
        <w:rPr>
          <w:rFonts w:ascii="Times New Roman" w:eastAsia="Times New Roman" w:hAnsi="Times New Roman" w:cs="Times New Roman"/>
          <w:b/>
          <w:bCs/>
          <w:color w:val="000000"/>
          <w:sz w:val="20"/>
          <w:szCs w:val="20"/>
        </w:rPr>
        <w:t>Resolução CNE/CES nº 2, de 18 de junho de 2007</w:t>
      </w:r>
      <w:r>
        <w:rPr>
          <w:rFonts w:ascii="Times New Roman" w:eastAsia="Times New Roman" w:hAnsi="Times New Roman" w:cs="Times New Roman"/>
          <w:color w:val="000000"/>
          <w:sz w:val="20"/>
          <w:szCs w:val="20"/>
        </w:rPr>
        <w:t>, que dispõe sobre a carga horária mínima e procedimentos relativos à integralização e duração dos cursos de graduação presenciais.</w:t>
      </w:r>
    </w:p>
    <w:p w14:paraId="000001E1"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BRASIL. Conselho Nacional de Educação. Câmara de Educação Superior. </w:t>
      </w:r>
      <w:r>
        <w:rPr>
          <w:rFonts w:ascii="Times New Roman" w:eastAsia="Times New Roman" w:hAnsi="Times New Roman" w:cs="Times New Roman"/>
          <w:b/>
          <w:bCs/>
          <w:color w:val="000000"/>
          <w:sz w:val="20"/>
          <w:szCs w:val="20"/>
        </w:rPr>
        <w:t>Resolução CNE/CES nº 5, de 14 de outubro de 2021</w:t>
      </w:r>
      <w:r>
        <w:rPr>
          <w:rFonts w:ascii="Times New Roman" w:eastAsia="Times New Roman" w:hAnsi="Times New Roman" w:cs="Times New Roman"/>
          <w:color w:val="000000"/>
          <w:sz w:val="20"/>
          <w:szCs w:val="20"/>
        </w:rPr>
        <w:t>, que institui as Diretrizes Curriculares Nacionais do Curso de Graduação em Administração.</w:t>
      </w:r>
    </w:p>
    <w:p w14:paraId="000001E2"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BRASIL. </w:t>
      </w:r>
      <w:r>
        <w:rPr>
          <w:rFonts w:ascii="Times New Roman" w:eastAsia="Times New Roman" w:hAnsi="Times New Roman" w:cs="Times New Roman"/>
          <w:b/>
          <w:bCs/>
          <w:color w:val="000000"/>
          <w:sz w:val="20"/>
          <w:szCs w:val="20"/>
        </w:rPr>
        <w:t>Decreto nº 12.456, de 19 de maio de 2025</w:t>
      </w:r>
      <w:r>
        <w:rPr>
          <w:rFonts w:ascii="Times New Roman" w:eastAsia="Times New Roman" w:hAnsi="Times New Roman" w:cs="Times New Roman"/>
          <w:color w:val="000000"/>
          <w:sz w:val="20"/>
          <w:szCs w:val="20"/>
        </w:rPr>
        <w:t>, que regulamenta dispositivos da política nacional de avaliação da educação superior e atualiza parâmetros de supervisão e regulação dos cursos de graduação.</w:t>
      </w:r>
    </w:p>
    <w:p w14:paraId="000001E3"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highlight w:val="cyan"/>
        </w:rPr>
      </w:pPr>
      <w:r>
        <w:rPr>
          <w:rFonts w:ascii="Times New Roman" w:eastAsia="Times New Roman" w:hAnsi="Times New Roman" w:cs="Times New Roman"/>
          <w:color w:val="000000"/>
          <w:sz w:val="20"/>
          <w:szCs w:val="20"/>
        </w:rPr>
        <w:t xml:space="preserve">BRASIL. Ministério da Educação. </w:t>
      </w:r>
      <w:r>
        <w:rPr>
          <w:rFonts w:ascii="Times New Roman" w:eastAsia="Times New Roman" w:hAnsi="Times New Roman" w:cs="Times New Roman"/>
          <w:b/>
          <w:bCs/>
          <w:color w:val="000000"/>
          <w:sz w:val="20"/>
          <w:szCs w:val="20"/>
        </w:rPr>
        <w:t>Portaria MEC nº 378, de 19 de maio de 2025</w:t>
      </w:r>
      <w:r>
        <w:rPr>
          <w:rFonts w:ascii="Times New Roman" w:eastAsia="Times New Roman" w:hAnsi="Times New Roman" w:cs="Times New Roman"/>
          <w:color w:val="000000"/>
          <w:sz w:val="20"/>
          <w:szCs w:val="20"/>
        </w:rPr>
        <w:t>, que dispõe sobre procedimentos e instrumentos de avaliação externa no âmbito do Sistema Nacional de Avaliação da Educação Superior (SINAES).</w:t>
      </w:r>
    </w:p>
  </w:footnote>
  <w:footnote w:id="2">
    <w:p w14:paraId="000001E4"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 xml:space="preserve">UFRJ. Conselho de Ensino de Graduação. </w:t>
      </w:r>
      <w:r>
        <w:rPr>
          <w:rFonts w:ascii="Times New Roman" w:eastAsia="Times New Roman" w:hAnsi="Times New Roman" w:cs="Times New Roman"/>
          <w:b/>
          <w:bCs/>
          <w:color w:val="000000"/>
          <w:sz w:val="20"/>
          <w:szCs w:val="20"/>
        </w:rPr>
        <w:t>Resolução CEG nº 06/2012</w:t>
      </w:r>
      <w:r>
        <w:rPr>
          <w:rFonts w:ascii="Times New Roman" w:eastAsia="Times New Roman" w:hAnsi="Times New Roman" w:cs="Times New Roman"/>
          <w:color w:val="000000"/>
          <w:sz w:val="20"/>
          <w:szCs w:val="20"/>
        </w:rPr>
        <w:t>, que estabelece normas acadêmicas gerais da graduação na UFRJ.</w:t>
      </w:r>
    </w:p>
    <w:p w14:paraId="000001E5"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UFRJ. Conselho de Ensino de Graduação. </w:t>
      </w:r>
      <w:r>
        <w:rPr>
          <w:rFonts w:ascii="Times New Roman" w:eastAsia="Times New Roman" w:hAnsi="Times New Roman" w:cs="Times New Roman"/>
          <w:b/>
          <w:bCs/>
          <w:color w:val="000000"/>
          <w:sz w:val="20"/>
          <w:szCs w:val="20"/>
        </w:rPr>
        <w:t>Resolução CEG nº 03/2014</w:t>
      </w:r>
      <w:r>
        <w:rPr>
          <w:rFonts w:ascii="Times New Roman" w:eastAsia="Times New Roman" w:hAnsi="Times New Roman" w:cs="Times New Roman"/>
          <w:color w:val="000000"/>
          <w:sz w:val="20"/>
          <w:szCs w:val="20"/>
        </w:rPr>
        <w:t>, que dispõe sobre procedimentos acadêmicos complementares e organização curricular dos cursos de graduação.</w:t>
      </w:r>
    </w:p>
    <w:p w14:paraId="000001E6"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UFRJ. </w:t>
      </w:r>
      <w:r>
        <w:rPr>
          <w:rFonts w:ascii="Times New Roman" w:eastAsia="Times New Roman" w:hAnsi="Times New Roman" w:cs="Times New Roman"/>
          <w:b/>
          <w:bCs/>
          <w:color w:val="000000"/>
          <w:sz w:val="20"/>
          <w:szCs w:val="20"/>
        </w:rPr>
        <w:t>Resolução nº 01/2015</w:t>
      </w:r>
      <w:r>
        <w:rPr>
          <w:rFonts w:ascii="Times New Roman" w:eastAsia="Times New Roman" w:hAnsi="Times New Roman" w:cs="Times New Roman"/>
          <w:color w:val="000000"/>
          <w:sz w:val="20"/>
          <w:szCs w:val="20"/>
        </w:rPr>
        <w:t>, que consolida diretrizes institucionais relativas à organização didático-pedagógica dos cursos de graduação.</w:t>
      </w:r>
    </w:p>
    <w:p w14:paraId="000001E7"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UFRJ. Conselho de Ensino de Graduação e Conselho de Extensão Universitária. </w:t>
      </w:r>
      <w:r>
        <w:rPr>
          <w:rFonts w:ascii="Times New Roman" w:eastAsia="Times New Roman" w:hAnsi="Times New Roman" w:cs="Times New Roman"/>
          <w:b/>
          <w:bCs/>
          <w:color w:val="000000"/>
          <w:sz w:val="20"/>
          <w:szCs w:val="20"/>
        </w:rPr>
        <w:t>Resolução CEG/CEU nº 01/2021</w:t>
      </w:r>
      <w:r>
        <w:rPr>
          <w:rFonts w:ascii="Times New Roman" w:eastAsia="Times New Roman" w:hAnsi="Times New Roman" w:cs="Times New Roman"/>
          <w:color w:val="000000"/>
          <w:sz w:val="20"/>
          <w:szCs w:val="20"/>
        </w:rPr>
        <w:t>, que regulamenta a curricularização da extensão nos cursos de graduação.</w:t>
      </w:r>
    </w:p>
    <w:p w14:paraId="000001E8" w14:textId="77777777" w:rsidR="00FA0B4D" w:rsidRDefault="00D60A00">
      <w:p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 xml:space="preserve">UFRJ. Conselho Universitário. </w:t>
      </w:r>
      <w:r>
        <w:rPr>
          <w:rFonts w:ascii="Times New Roman" w:eastAsia="Times New Roman" w:hAnsi="Times New Roman" w:cs="Times New Roman"/>
          <w:b/>
          <w:bCs/>
          <w:color w:val="000000"/>
          <w:sz w:val="20"/>
          <w:szCs w:val="20"/>
        </w:rPr>
        <w:t>Resolução CONSUNI nº 343, de 13 de dezembro de 2024</w:t>
      </w:r>
      <w:r>
        <w:rPr>
          <w:rFonts w:ascii="Times New Roman" w:eastAsia="Times New Roman" w:hAnsi="Times New Roman" w:cs="Times New Roman"/>
          <w:color w:val="000000"/>
          <w:sz w:val="20"/>
          <w:szCs w:val="20"/>
        </w:rPr>
        <w:t>, que atualiza as diretrizes institucionais de planejamento acadêmico e avaliação dos cursos.</w:t>
      </w:r>
    </w:p>
  </w:footnote>
  <w:footnote w:id="3">
    <w:p w14:paraId="000001E9" w14:textId="77777777" w:rsidR="00FA0B4D" w:rsidRDefault="00D60A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highlight w:val="cyan"/>
        </w:rPr>
        <w:t xml:space="preserve"> Especificar quais grupos de pesquisa são vinculados ao curso.</w:t>
      </w:r>
    </w:p>
  </w:footnote>
  <w:footnote w:id="4">
    <w:p w14:paraId="000001EA" w14:textId="77777777" w:rsidR="00FA0B4D" w:rsidRDefault="00D60A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highlight w:val="cyan"/>
        </w:rPr>
        <w:t xml:space="preserve"> </w:t>
      </w:r>
      <w:r>
        <w:rPr>
          <w:rFonts w:ascii="Times New Roman" w:eastAsia="Times New Roman" w:hAnsi="Times New Roman" w:cs="Times New Roman"/>
          <w:color w:val="000000"/>
          <w:sz w:val="20"/>
          <w:szCs w:val="20"/>
          <w:highlight w:val="cyan"/>
        </w:rPr>
        <w:t>Especificar quais projetos de extensão o curso possui.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613"/>
    <w:multiLevelType w:val="multilevel"/>
    <w:tmpl w:val="51942F2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986F7F"/>
    <w:multiLevelType w:val="multilevel"/>
    <w:tmpl w:val="6CDC9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304432"/>
    <w:multiLevelType w:val="multilevel"/>
    <w:tmpl w:val="C5AE379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0D3615"/>
    <w:multiLevelType w:val="multilevel"/>
    <w:tmpl w:val="EA4AC4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697DCE"/>
    <w:multiLevelType w:val="multilevel"/>
    <w:tmpl w:val="489627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0116EF"/>
    <w:multiLevelType w:val="multilevel"/>
    <w:tmpl w:val="2D30E24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9F51DF7"/>
    <w:multiLevelType w:val="multilevel"/>
    <w:tmpl w:val="628625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BA975D6"/>
    <w:multiLevelType w:val="multilevel"/>
    <w:tmpl w:val="DD386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322EF0"/>
    <w:multiLevelType w:val="multilevel"/>
    <w:tmpl w:val="DE3664E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0C0332"/>
    <w:multiLevelType w:val="multilevel"/>
    <w:tmpl w:val="85EAF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BC22E4"/>
    <w:multiLevelType w:val="multilevel"/>
    <w:tmpl w:val="626A1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71A245A"/>
    <w:multiLevelType w:val="multilevel"/>
    <w:tmpl w:val="99E2E3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23232BF"/>
    <w:multiLevelType w:val="multilevel"/>
    <w:tmpl w:val="3208A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C2A18A7"/>
    <w:multiLevelType w:val="multilevel"/>
    <w:tmpl w:val="E3247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D9635F3"/>
    <w:multiLevelType w:val="multilevel"/>
    <w:tmpl w:val="F586DA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F0D5E5D"/>
    <w:multiLevelType w:val="multilevel"/>
    <w:tmpl w:val="AE2694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73382110">
    <w:abstractNumId w:val="6"/>
  </w:num>
  <w:num w:numId="2" w16cid:durableId="1939289030">
    <w:abstractNumId w:val="5"/>
  </w:num>
  <w:num w:numId="3" w16cid:durableId="296424388">
    <w:abstractNumId w:val="0"/>
  </w:num>
  <w:num w:numId="4" w16cid:durableId="61489907">
    <w:abstractNumId w:val="3"/>
  </w:num>
  <w:num w:numId="5" w16cid:durableId="882792407">
    <w:abstractNumId w:val="9"/>
  </w:num>
  <w:num w:numId="6" w16cid:durableId="1895237005">
    <w:abstractNumId w:val="15"/>
  </w:num>
  <w:num w:numId="7" w16cid:durableId="529686368">
    <w:abstractNumId w:val="4"/>
  </w:num>
  <w:num w:numId="8" w16cid:durableId="713426461">
    <w:abstractNumId w:val="11"/>
  </w:num>
  <w:num w:numId="9" w16cid:durableId="605383876">
    <w:abstractNumId w:val="13"/>
  </w:num>
  <w:num w:numId="10" w16cid:durableId="354867">
    <w:abstractNumId w:val="1"/>
  </w:num>
  <w:num w:numId="11" w16cid:durableId="736249161">
    <w:abstractNumId w:val="8"/>
  </w:num>
  <w:num w:numId="12" w16cid:durableId="638463085">
    <w:abstractNumId w:val="10"/>
  </w:num>
  <w:num w:numId="13" w16cid:durableId="609898983">
    <w:abstractNumId w:val="14"/>
  </w:num>
  <w:num w:numId="14" w16cid:durableId="1077558595">
    <w:abstractNumId w:val="7"/>
  </w:num>
  <w:num w:numId="15" w16cid:durableId="497380099">
    <w:abstractNumId w:val="2"/>
  </w:num>
  <w:num w:numId="16" w16cid:durableId="14436512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4D"/>
    <w:rsid w:val="00C62EE3"/>
    <w:rsid w:val="00D60A00"/>
    <w:rsid w:val="00FA0B4D"/>
    <w:rsid w:val="00FA57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B19ADD-5DB9-469A-B932-0D556A15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C070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70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70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har">
    <w:name w:val="Título 1 Char"/>
    <w:basedOn w:val="Fontepargpadro"/>
    <w:uiPriority w:val="9"/>
    <w:rsid w:val="00C0704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uiPriority w:val="9"/>
    <w:semiHidden/>
    <w:rsid w:val="00C0704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uiPriority w:val="9"/>
    <w:rsid w:val="00C07044"/>
    <w:rPr>
      <w:rFonts w:eastAsiaTheme="majorEastAsia" w:cstheme="majorBidi"/>
      <w:color w:val="2F5496" w:themeColor="accent1" w:themeShade="BF"/>
      <w:sz w:val="28"/>
      <w:szCs w:val="28"/>
    </w:rPr>
  </w:style>
  <w:style w:type="character" w:customStyle="1" w:styleId="Ttulo4Char">
    <w:name w:val="Título 4 Char"/>
    <w:basedOn w:val="Fontepargpadro"/>
    <w:uiPriority w:val="9"/>
    <w:semiHidden/>
    <w:rsid w:val="00C07044"/>
    <w:rPr>
      <w:rFonts w:eastAsiaTheme="majorEastAsia" w:cstheme="majorBidi"/>
      <w:i/>
      <w:iCs/>
      <w:color w:val="2F5496" w:themeColor="accent1" w:themeShade="BF"/>
    </w:rPr>
  </w:style>
  <w:style w:type="character" w:customStyle="1" w:styleId="Ttulo5Char">
    <w:name w:val="Título 5 Char"/>
    <w:basedOn w:val="Fontepargpadro"/>
    <w:uiPriority w:val="9"/>
    <w:semiHidden/>
    <w:rsid w:val="00C07044"/>
    <w:rPr>
      <w:rFonts w:eastAsiaTheme="majorEastAsia" w:cstheme="majorBidi"/>
      <w:color w:val="2F5496" w:themeColor="accent1" w:themeShade="BF"/>
    </w:rPr>
  </w:style>
  <w:style w:type="character" w:customStyle="1" w:styleId="Ttulo6Char">
    <w:name w:val="Título 6 Char"/>
    <w:basedOn w:val="Fontepargpadro"/>
    <w:uiPriority w:val="9"/>
    <w:semiHidden/>
    <w:rsid w:val="00C070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070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070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07044"/>
    <w:rPr>
      <w:rFonts w:eastAsiaTheme="majorEastAsia" w:cstheme="majorBidi"/>
      <w:color w:val="272727" w:themeColor="text1" w:themeTint="D8"/>
    </w:rPr>
  </w:style>
  <w:style w:type="character" w:customStyle="1" w:styleId="TtuloChar">
    <w:name w:val="Título Char"/>
    <w:basedOn w:val="Fontepargpadro"/>
    <w:uiPriority w:val="10"/>
    <w:rsid w:val="00C07044"/>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C070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704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C07044"/>
    <w:rPr>
      <w:i/>
      <w:iCs/>
      <w:color w:val="404040" w:themeColor="text1" w:themeTint="BF"/>
    </w:rPr>
  </w:style>
  <w:style w:type="paragraph" w:styleId="PargrafodaLista">
    <w:name w:val="List Paragraph"/>
    <w:basedOn w:val="Normal"/>
    <w:uiPriority w:val="34"/>
    <w:qFormat/>
    <w:rsid w:val="00C07044"/>
    <w:pPr>
      <w:ind w:left="720"/>
      <w:contextualSpacing/>
    </w:pPr>
  </w:style>
  <w:style w:type="character" w:styleId="nfaseIntensa">
    <w:name w:val="Intense Emphasis"/>
    <w:basedOn w:val="Fontepargpadro"/>
    <w:uiPriority w:val="21"/>
    <w:qFormat/>
    <w:rsid w:val="00C07044"/>
    <w:rPr>
      <w:i/>
      <w:iCs/>
      <w:color w:val="2F5496" w:themeColor="accent1" w:themeShade="BF"/>
    </w:rPr>
  </w:style>
  <w:style w:type="paragraph" w:styleId="CitaoIntensa">
    <w:name w:val="Intense Quote"/>
    <w:basedOn w:val="Normal"/>
    <w:next w:val="Normal"/>
    <w:link w:val="CitaoIntensaChar"/>
    <w:uiPriority w:val="30"/>
    <w:qFormat/>
    <w:rsid w:val="00C07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07044"/>
    <w:rPr>
      <w:i/>
      <w:iCs/>
      <w:color w:val="2F5496" w:themeColor="accent1" w:themeShade="BF"/>
    </w:rPr>
  </w:style>
  <w:style w:type="character" w:styleId="RefernciaIntensa">
    <w:name w:val="Intense Reference"/>
    <w:basedOn w:val="Fontepargpadro"/>
    <w:uiPriority w:val="32"/>
    <w:qFormat/>
    <w:rsid w:val="00C07044"/>
    <w:rPr>
      <w:b/>
      <w:bCs/>
      <w:smallCaps/>
      <w:color w:val="2F5496" w:themeColor="accent1" w:themeShade="BF"/>
      <w:spacing w:val="5"/>
    </w:rPr>
  </w:style>
  <w:style w:type="paragraph" w:customStyle="1" w:styleId="p1">
    <w:name w:val="p1"/>
    <w:basedOn w:val="Normal"/>
    <w:rsid w:val="00C07044"/>
    <w:pPr>
      <w:spacing w:before="100" w:beforeAutospacing="1" w:after="100" w:afterAutospacing="1" w:line="240" w:lineRule="auto"/>
      <w:jc w:val="left"/>
    </w:pPr>
    <w:rPr>
      <w:rFonts w:ascii="Times New Roman" w:eastAsia="Times New Roman" w:hAnsi="Times New Roman" w:cs="Times New Roman"/>
    </w:rPr>
  </w:style>
  <w:style w:type="character" w:customStyle="1" w:styleId="s1">
    <w:name w:val="s1"/>
    <w:basedOn w:val="Fontepargpadro"/>
    <w:rsid w:val="00824413"/>
  </w:style>
  <w:style w:type="paragraph" w:customStyle="1" w:styleId="p2">
    <w:name w:val="p2"/>
    <w:basedOn w:val="Normal"/>
    <w:rsid w:val="00824413"/>
    <w:pPr>
      <w:spacing w:before="100" w:beforeAutospacing="1" w:after="100" w:afterAutospacing="1" w:line="240" w:lineRule="auto"/>
      <w:jc w:val="left"/>
    </w:pPr>
    <w:rPr>
      <w:rFonts w:ascii="Times New Roman" w:eastAsia="Times New Roman" w:hAnsi="Times New Roman" w:cs="Times New Roman"/>
    </w:rPr>
  </w:style>
  <w:style w:type="paragraph" w:customStyle="1" w:styleId="p3">
    <w:name w:val="p3"/>
    <w:basedOn w:val="Normal"/>
    <w:rsid w:val="00824413"/>
    <w:pPr>
      <w:spacing w:before="100" w:beforeAutospacing="1" w:after="100" w:afterAutospacing="1" w:line="240" w:lineRule="auto"/>
      <w:jc w:val="left"/>
    </w:pPr>
    <w:rPr>
      <w:rFonts w:ascii="Times New Roman" w:eastAsia="Times New Roman" w:hAnsi="Times New Roman" w:cs="Times New Roman"/>
    </w:rPr>
  </w:style>
  <w:style w:type="paragraph" w:customStyle="1" w:styleId="p4">
    <w:name w:val="p4"/>
    <w:basedOn w:val="Normal"/>
    <w:rsid w:val="00824413"/>
    <w:pPr>
      <w:spacing w:before="100" w:beforeAutospacing="1" w:after="100" w:afterAutospacing="1" w:line="240" w:lineRule="auto"/>
      <w:jc w:val="left"/>
    </w:pPr>
    <w:rPr>
      <w:rFonts w:ascii="Times New Roman" w:eastAsia="Times New Roman" w:hAnsi="Times New Roman" w:cs="Times New Roman"/>
    </w:rPr>
  </w:style>
  <w:style w:type="character" w:customStyle="1" w:styleId="s2">
    <w:name w:val="s2"/>
    <w:basedOn w:val="Fontepargpadro"/>
    <w:rsid w:val="00824413"/>
  </w:style>
  <w:style w:type="table" w:styleId="Tabelacomgrade">
    <w:name w:val="Table Grid"/>
    <w:basedOn w:val="Tabelanormal"/>
    <w:uiPriority w:val="39"/>
    <w:rsid w:val="005E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0822"/>
    <w:pPr>
      <w:spacing w:before="100" w:beforeAutospacing="1" w:after="100" w:afterAutospacing="1" w:line="240" w:lineRule="auto"/>
      <w:jc w:val="left"/>
    </w:pPr>
    <w:rPr>
      <w:rFonts w:ascii="Times New Roman" w:eastAsia="Times New Roman" w:hAnsi="Times New Roman" w:cs="Times New Roman"/>
    </w:rPr>
  </w:style>
  <w:style w:type="character" w:styleId="Hyperlink">
    <w:name w:val="Hyperlink"/>
    <w:basedOn w:val="Fontepargpadro"/>
    <w:uiPriority w:val="99"/>
    <w:unhideWhenUsed/>
    <w:rsid w:val="00126BAE"/>
    <w:rPr>
      <w:color w:val="0563C1" w:themeColor="hyperlink"/>
      <w:u w:val="single"/>
    </w:rPr>
  </w:style>
  <w:style w:type="character" w:styleId="MenoPendente">
    <w:name w:val="Unresolved Mention"/>
    <w:basedOn w:val="Fontepargpadro"/>
    <w:uiPriority w:val="99"/>
    <w:semiHidden/>
    <w:unhideWhenUsed/>
    <w:rsid w:val="00126BAE"/>
    <w:rPr>
      <w:color w:val="605E5C"/>
      <w:shd w:val="clear" w:color="auto" w:fill="E1DFDD"/>
    </w:rPr>
  </w:style>
  <w:style w:type="paragraph" w:styleId="Textodenotaderodap">
    <w:name w:val="footnote text"/>
    <w:basedOn w:val="Normal"/>
    <w:link w:val="TextodenotaderodapChar"/>
    <w:uiPriority w:val="99"/>
    <w:semiHidden/>
    <w:unhideWhenUsed/>
    <w:rsid w:val="008472E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472EE"/>
    <w:rPr>
      <w:sz w:val="20"/>
      <w:szCs w:val="20"/>
    </w:rPr>
  </w:style>
  <w:style w:type="character" w:styleId="Refdenotaderodap">
    <w:name w:val="footnote reference"/>
    <w:basedOn w:val="Fontepargpadro"/>
    <w:uiPriority w:val="99"/>
    <w:semiHidden/>
    <w:unhideWhenUsed/>
    <w:rsid w:val="008472EE"/>
    <w:rPr>
      <w:vertAlign w:val="superscript"/>
    </w:rPr>
  </w:style>
  <w:style w:type="paragraph" w:styleId="Rodap">
    <w:name w:val="footer"/>
    <w:basedOn w:val="Normal"/>
    <w:link w:val="RodapChar"/>
    <w:uiPriority w:val="99"/>
    <w:unhideWhenUsed/>
    <w:rsid w:val="000A1E01"/>
    <w:pPr>
      <w:tabs>
        <w:tab w:val="center" w:pos="4252"/>
        <w:tab w:val="right" w:pos="8504"/>
      </w:tabs>
      <w:spacing w:after="0" w:line="240" w:lineRule="auto"/>
    </w:pPr>
  </w:style>
  <w:style w:type="character" w:customStyle="1" w:styleId="RodapChar">
    <w:name w:val="Rodapé Char"/>
    <w:basedOn w:val="Fontepargpadro"/>
    <w:link w:val="Rodap"/>
    <w:uiPriority w:val="99"/>
    <w:rsid w:val="000A1E01"/>
  </w:style>
  <w:style w:type="character" w:styleId="Nmerodepgina">
    <w:name w:val="page number"/>
    <w:basedOn w:val="Fontepargpadro"/>
    <w:uiPriority w:val="99"/>
    <w:semiHidden/>
    <w:unhideWhenUsed/>
    <w:rsid w:val="000A1E01"/>
  </w:style>
  <w:style w:type="paragraph" w:styleId="Cabealho">
    <w:name w:val="header"/>
    <w:basedOn w:val="Normal"/>
    <w:link w:val="CabealhoChar"/>
    <w:uiPriority w:val="99"/>
    <w:unhideWhenUsed/>
    <w:rsid w:val="000A1E0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1E01"/>
  </w:style>
  <w:style w:type="character" w:styleId="HiperlinkVisitado">
    <w:name w:val="FollowedHyperlink"/>
    <w:basedOn w:val="Fontepargpadro"/>
    <w:uiPriority w:val="99"/>
    <w:semiHidden/>
    <w:unhideWhenUsed/>
    <w:rsid w:val="007A15CA"/>
    <w:rPr>
      <w:color w:val="954F72" w:themeColor="followedHyperlink"/>
      <w:u w:val="single"/>
    </w:rPr>
  </w:style>
  <w:style w:type="character" w:styleId="Refdecomentrio">
    <w:name w:val="annotation reference"/>
    <w:basedOn w:val="Fontepargpadro"/>
    <w:uiPriority w:val="99"/>
    <w:semiHidden/>
    <w:unhideWhenUsed/>
    <w:rsid w:val="005F2FE5"/>
    <w:rPr>
      <w:sz w:val="16"/>
      <w:szCs w:val="16"/>
    </w:rPr>
  </w:style>
  <w:style w:type="paragraph" w:styleId="Textodecomentrio">
    <w:name w:val="annotation text"/>
    <w:basedOn w:val="Normal"/>
    <w:link w:val="TextodecomentrioChar"/>
    <w:uiPriority w:val="99"/>
    <w:semiHidden/>
    <w:unhideWhenUsed/>
    <w:rsid w:val="005F2FE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F2FE5"/>
    <w:rPr>
      <w:sz w:val="20"/>
      <w:szCs w:val="20"/>
    </w:rPr>
  </w:style>
  <w:style w:type="paragraph" w:styleId="Assuntodocomentrio">
    <w:name w:val="annotation subject"/>
    <w:basedOn w:val="Textodecomentrio"/>
    <w:next w:val="Textodecomentrio"/>
    <w:link w:val="AssuntodocomentrioChar"/>
    <w:uiPriority w:val="99"/>
    <w:semiHidden/>
    <w:unhideWhenUsed/>
    <w:rsid w:val="005F2FE5"/>
    <w:rPr>
      <w:b/>
      <w:bCs/>
    </w:rPr>
  </w:style>
  <w:style w:type="character" w:customStyle="1" w:styleId="AssuntodocomentrioChar">
    <w:name w:val="Assunto do comentário Char"/>
    <w:basedOn w:val="TextodecomentrioChar"/>
    <w:link w:val="Assuntodocomentrio"/>
    <w:uiPriority w:val="99"/>
    <w:semiHidden/>
    <w:rsid w:val="005F2FE5"/>
    <w:rPr>
      <w:b/>
      <w:bCs/>
      <w:sz w:val="20"/>
      <w:szCs w:val="20"/>
    </w:rPr>
  </w:style>
  <w:style w:type="paragraph" w:styleId="Subttulo">
    <w:name w:val="Subtitle"/>
    <w:basedOn w:val="Normal"/>
    <w:next w:val="Normal"/>
    <w:uiPriority w:val="11"/>
    <w:qFormat/>
    <w:pPr>
      <w:spacing w:after="160"/>
    </w:pPr>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HW4NnfpNslFd7SrlrNkeq3V+Q==">CgMxLjAaGgoBMBIVChMIBCoPCgtBQUFCMHZXMlBmTRABGicKATESIgogCAQqHAoLQUFBQjB2VzJQZlUQCBoLQUFBQjB2VzJQZlUaGgoBMhIVChMIBCoPCgtBQUFCMHZXMlByaxABGi8KATMSKgoTCAQqDwoLQUFBQjB2VzJQcmsQBAoTCAQqDwoLQUFBQjB2VzJQcmsQARonCgE0EiIKIAgEKhwKC0FBQUIwcDAzcmpzEAgaC0FBQUIwcDAzcmpzGicKATUSIgogCAQqHAoLQUFBQjBwMDNya1EQCBoLQUFBQjBwMDNya1EaGgoBNhIVChMIBCoPCgtBQUFCMHAwM3JqdxABGhoKATcSFQoTCAQqDwoLQUFBQjBwMDNyancQAhoaCgE4EhUKEwgEKg8KC0FBQUIwcDAzcmowEAEaGgoBORIVChMIBCoPCgtBQUFCMHAwM3JqMBABGhsKAjEwEhUKEwgEKg8KC0FBQUIwcDAzcmowEAIaGwoCMTESFQoTCAQqDwoLQUFBQjBwMDNyajQQARobCgIxMhIVChMIBCoPCgtBQUFCMHAwM3JqNBACGigKAjEzEiIKIAgEKhwKC0FBQUIwcDAzcmtFEAgaC0FBQUIwcDAzcmtFGigKAjE0EiIKIAgEKhwKC0FBQUIwcDAzcmtNEAgaC0FBQUIwcDAzcmtNGigKAjE1EiIKIAgEKhwKC0FBQUIwcDAzcm5BEAgaC0FBQUIwcDAzcm5BGigKAjE2EiIKIAgEKhwKC0FBQUIwcDAzcm40EAgaC0FBQUIwcDAzcm40GigKAjE3EiIKIAgEKhwKC0FBQUIwcDAzcm44EAgaC0FBQUIwcDAzcm44GigKAjE4EiIKIAgEKhwKC0FBQUIwcDAzcm9BEAgaC0FBQUIwcDAzcm9BGigKAjE5EiIKIAgEKhwKC0FBQUIwdlcyUGYwEAgaC0FBQUIwdlcyUGYwGigKAjIwEiIKIAgEKhwKC0FBQUIwblBkU3ZJEAgaC0FBQUIwblBkU3ZJGigKAjIxEiIKIAgEKhwKC0FBQUIwblBkU3U4EAgaC0FBQUIwblBkU3U4GigKAjIyEiIKIAgEKhwKC0FBQUIwblBkU3ZBEAgaC0FBQUIwblBkU3ZBGigKAjIzEiIKIAgEKhwKC0FBQUIwblBkU3ZNEAgaC0FBQUIwblBkU3ZNGigKAjI0EiIKIAgEKhwKC0FBQUIwblBkU3ZFEAgaC0FBQUIwblBkU3ZFGigKAjI1EiIKIAgEKhwKC0FBQUIwdHc0UnNJEAgaC0FBQUIwdHc0UnNJGhsKAjI2EhUKEwgEKg8KC0FBQUIwdlcyUGdvEAEaMAoCMjcSKgoTCAQqDwoLQUFBQjB2VzJQZ28QBAoTCAQqDwoLQUFBQjB2VzJQZ28QARooCgIyOBIiCiAIBCocCgtBQUFCMHREWF9ScxAIGgtBQUFCMHREWF9ScxobCgIyORIVChMIBCoPCgtBQUFCMHZXMlBnMBABGjAKAjMwEioKEwgEKg8KC0FBQUIwdlcyUGcwEAQKEwgEKg8KC0FBQUIwdlcyUGcwEAEaGwoCMzESFQoTCAQqDwoLQUFBQjB2VzJQaFEQARobCgIzMhIVChMIBCoPCgtBQUFCMHZXMlBoURACGhsKAjMzEhUKEwgEKg8KC0FBQUIwdlcyUGhVEAEaMAoCMzQSKgoTCAQqDwoLQUFBQjB2VzJQaFUQBAoTCAQqDwoLQUFBQjB2VzJQaFUQARooCgIzNRIiCiAIBCocCgtBQUFCMHREWF9SdxAIGgtBQUFCMHREWF9SdxooCgIzNhIiCiAIBCocCgtBQUFCMHREWF9SMBAIGgtBQUFCMHREWF9SMBobCgIzNxIVChMIBCoPCgtBQUFCMHREWF9TTRABGjAKAjM4EioKEwgEKg8KC0FBQUIwdERYX1NNEAQKEwgEKg8KC0FBQUIwdERYX1NNEAEaGwoCMzkSFQoTCAQqDwoLQUFBQjB0RFhfU00QAhooCgI0MBIiCiAIBCocCgtBQUFCMHREWF9TURAIGgtBQUFCMHREWF9TURobCgI0MRIVChMIBCoPCgtBQUFCMHREWF9TZxABGhsKAjQyEhUKEwgEKg8KC0FBQUIwdERYX1NjEAEaMAoCNDMSKgoTCAQqDwoLQUFBQjB0RFhfU2MQBAoTCAQqDwoLQUFBQjB0RFhfU2MQARobCgI0NBIVChMIBCoPCgtBQUFCMHREWF9TaxABGjAKAjQ1EioKEwgEKg8KC0FBQUIwdERYX1NrEAQKEwgEKg8KC0FBQUIwdERYX1NrEAEaGwoCNDYSFQoTCAQqDwoLQUFBQjB0RFhfU2sQAhowCgI0NxIqChMIBCoPCgtBQUFCMHREWF9TaxAEChMIBCoPCgtBQUFCMHREWF9TaxACGhsKAjQ4EhUKEwgEKg8KC0FBQUIwdERYX1NZEAEaGwoCNDkSFQoTCAQqDwoLQUFBQjB0RFhfU1kQAhobCgI1MBIVChMIBCoPCgtBQUFCMHREWF9TbxABGhsKAjUxEhUKEwgEKg8KC0FBQUIwdERYX1NzEAEaGwoCNTISFQoTCAQqDwoLQUFBQjB0RFhfU3cQARobCgI1MxIVChMIBCoPCgtBQUFCMHREWF9TdxACGhsKAjU0EhUKEwgEKg8KC0FBQUIwdERYX1MwEAEaGwoCNTUSFQoTCAQqDwoLQUFBQjB0RFhfUzQQARobCgI1NhIVChMIBCoPCgtBQUFCMHREWF9TOBABGhsKAjU3EhUKEwgEKg8KC0FBQUIwdERYX1NBEAEaGwoCNTgSFQoTCAQqDwoLQUFBQjB0RFhfU0EQARobCgI1ORIVChMIBCoPCgtBQUFCMHREWF9UQRABGigKAjYwEiIKIAgEKhwKC0FBQUIwdERYX1RFEAgaC0FBQUIwdERYX1RFGhsKAjYxEhUKEwgEKg8KC0FBQUIwdERYX1RzEAEaGwoCNjISFQoTCAQqDwoLQUFBQjB0RFhfVHMQARobCgI2MxIVChMIBCoPCgtBQUFCMHREWF9UcxABGjAKAjY0EioKEwgEKg8KC0FBQUIwdERYX1RzEAQKEwgEKg8KC0FBQUIwdERYX1RzEAEaGwoCNjUSFQoTCAQqDwoLQUFBQjB0RFhfVHMQBBo2CgI2NhIwCgQ6AggCChMIBCoPCgtBQUFCMHREWF9UcxAEChMIBCoPCgtBQUFCMHREWF9UcxADGigKAjY3EiIKIAgEKhwKC0FBQUIwdERYX1RJEAgaC0FBQUIwdERYX1RJGhsKAjY4EhUKEwgEKg8KC0FBQUIwdlcyUHJREAEaKAoCNjkSIgogCAQqHAoLQUFBQjB2VzJQclEQCBoLQUFBQjB2VzJQclkaKAoCNzASIgogCAQqHAoLQUFBQjB2VzJQclEQCBoLQUFBQjB2VzJQclkaGwoCNzESFQoTCAQqDwoLQUFBQjB2VzJQclEQBBowCgI3MhIqChMIBCoPCgtBQUFCMHZXMlByURAEChMIBCoPCgtBQUFCMHZXMlByURABGigKAjczEiIKIAgEKhwKC0FBQUIwdERYX1hrEAgaC0FBQUIwdERYX1hrGigKAjc0EiIKIAgEKhwKC0FBQUIwdERYX1hjEAgaC0FBQUIwdERYX1hjGigKAjc1EiIKIAgEKhwKC0FBQUIwdERYX1hnEAgaC0FBQUIwdERYX1hnIqMCCgtBQUFCMHREWF9TOBLtAQoLQUFBQjB0RFhfUzgSC0FBQUIwdERYX1M4Gg0KCXRleHQvaHRtbBIAIg4KCnRleHQvcGxhaW4SACobIhUxMDY2NTA1MTQ0ODA3NDA4OTk5ODIoADgAMJ7j65bJMzjP/OuWyTNKSgokYXBwbGljYXRpb24vdm5kLmdvb2dsZS1hcHBzLmRvY3MubWRzGiLC19rkARwaGgoWChBwYXJhIGFwcm92YcOnw6NvEAEYABABWgxyZTl1ejM4dTMwczRyAiAAeACCARRzdWdnZXN0Lm9hcGFnZm8xbmdhYpoBBggAEAAYALABALgBAMgBABie4+uWyTMgz/zrlskzMABCFHN1Z2dlc3Qub2FwYWdmbzFuZ2FiIsMICgtBQUFCMHAwM3JrRRKRCAoLQUFBQjBwMDNya0USC0FBQUIwcDAzcmtFGvkCCgl0ZXh0L2h0bWwS6wJQb3IgbWFpcyBxdWUgdGVuaGEgcG91Y2EgaW5mb3JtYcOnw6NvLCBlbnRlbmRvIHF1ZSBwcmVjaXNlIHNlciBvIGRvIHNpdGUgZGEgRkFDQyBvdSBuZW5odW06PGJyPjxhIGhyZWY9Imh0dHBzOi8vd3d3Lmdvb2dsZS5jb20vdXJsP3E9aHR0cHM6Ly9mYWNjLnVmcmouYnIvYWRtaW5pc3RyYWNhby8mYW1wO3NhPUQmYW1wO3NvdXJjZT1kb2NzJmFtcDt1c3Q9MTc3MjAxOTQyNzQ1MDQxMyZhbXA7dXNnPUFPdlZhdzFPUTR2UnNHRzNBck9tS00tVG1xVS0iIGRhdGEtcmF3aHJlZj0iaHR0cHM6Ly9mYWNjLnVmcmouYnIvYWRtaW5pc3RyYWNhby8iIHRhcmdldD0iX2JsYW5rIj5odHRwczovL2ZhY2MudWZyai5ici9hZG1pbmlzdHJhY2FvLzwvYT4ijQEKCnRleHQvcGxhaW4Sf1BvciBtYWlzIHF1ZSB0ZW5oYSBwb3VjYSBpbmZvcm1hw6fDo28sIGVudGVuZG8gcXVlIHByZWNpc2Ugc2VyIG8gZG8gc2l0ZSBkYSBGQUNDIG91IG5lbmh1bToKaHR0cHM6Ly9mYWNjLnVmcmouYnIvYWRtaW5pc3RyYWNhby8qGyIVMTA2NjUwNTE0NDgwNzQwODk5OTgyKAA4ADCiu4bFyDM4oruGxcgzSiYKCnRleHQvcGxhaW4SGFt2ZXJpZmljYXIgcXVhbCBjb2xvY2FyXVoMMm83MjZmazR4YXlwcgIgAHgAmgEGCAAQABgAqgHuAhLrAlBvciBtYWlzIHF1ZSB0ZW5oYSBwb3VjYSBpbmZvcm1hw6fDo28sIGVudGVuZG8gcXVlIHByZWNpc2Ugc2VyIG8gZG8gc2l0ZSBkYSBGQUNDIG91IG5lbmh1bTo8YnI+PGEgaHJlZj0iaHR0cHM6Ly93d3cuZ29vZ2xlLmNvbS91cmw/cT1odHRwczovL2ZhY2MudWZyai5ici9hZG1pbmlzdHJhY2FvLyZhbXA7c2E9RCZhbXA7c291cmNlPWRvY3MmYW1wO3VzdD0xNzcyMDE5NDI3NDUwNDEzJmFtcDt1c2c9QU92VmF3MU9RNHZSc0dHM0FyT21LTS1UbXFVLSIgZGF0YS1yYXdocmVmPSJodHRwczovL2ZhY2MudWZyai5ici9hZG1pbmlzdHJhY2FvLyIgdGFyZ2V0PSJfYmxhbmsiPmh0dHBzOi8vZmFjYy51ZnJqLmJyL2FkbWluaXN0cmFjYW8vPC9hPrABALgBAMgBABiiu4bFyDMgoruGxcgzMABCEGtpeC5reGozaDYzZmt6OHYi8QIKC0FBQUIwdlcyUHJrEr0CCgtBQUFCMHZXMlByaxILQUFBQjB2VzJQcmsaDQoJdGV4dC9odG1sEgAiDgoKdGV4dC9wbGFpbhIAKhsiFTEwNjY1MDUxNDQ4MDc0MDg5OTk4MigAOAAw1Zvjo8kzONfk7aPJM0qiAQokYXBwbGljYXRpb24vdm5kLmdvb2dsZS1hcHBzLmRvY3MubWRzGnrC19rkAXQacgpuCmhEZXN0YWNhLXNlIGEgaW1wb3J0w6JuY2lhIGRlc3NhIHJlZm9ybXVsYcOnw6NvIHBhcmEgYWxpbmhhbWVudG8gZG8gUFBDIMOgcyBEaXJldHJpemVzIE5hY2lvbmFpcyBDdXJyaWN1bBABGAEQAVoMNmwweWtpNHl4NjhkcgIgAHgAggEUc3VnZ2VzdC45anNqeHptaXBiZjSaAQYIABAAGAAY1Zvjo8kzINfk7aPJM0IUc3VnZ2VzdC45anNqeHptaXBiZjQilwIKC0FBQUIwdERYX1MwEuEBCgtBQUFCMHREWF9TMBILQUFBQjB0RFhfUzAaDQoJdGV4dC9odG1sEgAiDgoKdGV4dC9wbGFpbhIAKhsiFTEwNjY1MDUxNDQ4MDc0MDg5OTk4MigAOAAw+NzblskzOMXu25bJM0o+CiRhcHBsaWNhdGlvbi92bmQuZ29vZ2xlLWFwcHMuZG9jcy5tZHMaFsLX2uQBEBoOCgoKBChQRikQARgAEAFaDGFncGFoZWp4eWZ5ZXICIAB4AIIBFHN1Z2dlc3QuMzY1MWJ5NzR3bjkwmgEGCAAQABgAsAEAuAEAyAEAGPjc25bJMyDF7tuWyTMwAEIUc3VnZ2VzdC4zNjUxYnk3NHduOTAi7gQKC0FBQUIwcDAzcm9BErwECgtBQUFCMHAwM3JvQRILQUFBQjBwMDNyb0EaTQoJdGV4dC9odG1sEkBFeGNsdWlyPyBPIHRleHRvIG5hIHNlcXXDqm5jaWEgasOhIGNvbnRlbXBsYSBlIGTDoSBjb250aW51aWRhZGUuIk4KCnRleHQvcGxhaW4SQEV4Y2x1aXI/IE8gdGV4dG8gbmEgc2VxdcOqbmNpYSBqw6EgY29udGVtcGxhIGUgZMOhIGNvbnRpbnVpZGFkZS4qGyIVMTA2NjUwNTE0NDgwNzQwODk5OTgyKAA4ADCu+dbHyDM4rvnWx8gzSuoBCgp0ZXh0L3BsYWluEtsBRXNzZXMgY29tcHJvbWlzc29zIG9yaWVudGFtIHRyYW5zdmVyc2FsbWVudGUgYSBvcmdhbml6YcOnw6NvIGN1cnJpY3VsYXIgZSBhcyBwcsOhdGljYXMgcGVkYWfDs2dpY2FzLCBhc3NlZ3VyYW5kbyBhIGFib3JkYWdlbSBkZSB0ZW1hcyBjb21vIMOpdGljYSBwcm9maXNzaW9uYWwsIGRpcmVpdG9zIGh1bWFub3MsIGRpdmVyc2lkYWRlLCBlcXVpZGFkZSBlIHN1c3RlbnRhYmlsaWRhZGUuWgx5Mnltb2Z2NzNwYnByAiAAeACaAQYIABAAGACqAUISQEV4Y2x1aXI/IE8gdGV4dG8gbmEgc2VxdcOqbmNpYSBqw6EgY29udGVtcGxhIGUgZMOhIGNvbnRpbnVpZGFkZS6wAQC4AQDIAQAYrvnWx8gzIK751sfIMzAAQhBraXguYWV2MHdya3JqeXFqIpcCCgtBQUFCMHREWF9TNBLhAQoLQUFBQjB0RFhfUzQSC0FBQUIwdERYX1M0Gg0KCXRleHQvaHRtbBIAIg4KCnRleHQvcGxhaW4SACobIhUxMDY2NTA1MTQ0ODA3NDA4OTk5ODIoADgAMKqL3JbJMzjBldyWyTNKPgokYXBwbGljYXRpb24vdm5kLmdvb2dsZS1hcHBzLmRvY3MubWRzGhbC19rkARAaDgoKCgQoTUYpEAEYABABWgxncTY1cjVnZnNheDFyAiAAeACCARRzdWdnZXN0LnNpbGswdWZ2YnV0d5oBBggAEAAYALABALgBAMgBABiqi9yWyTMgwZXclskzMABCFHN1Z2dlc3Quc2lsazB1ZnZidXR3Iq0CCgtBQUFCMHAwM3JqdxL3AQoLQUFBQjBwMDNyancSC0FBQUIwcDAzcmp3Gg0KCXRleHQvaHRtbBIAIg4KCnRleHQvcGxhaW4SACobIhUxMDY2NTA1MTQ0ODA3NDA4OTk5ODIoADgAMP30/sTIMziqkP/EyDNKVAokYXBwbGljYXRpb24vdm5kLmdvb2dsZS1hcHBzLmRvY3MubWRzGizC19rkASYKJAoRCgtSZWNvbWVuZGFkYRABGAASDQoHTcOtbmltYRABGAAYAVoMOTU0M25ld3pkdGM1cgIgAHgAggEUc3VnZ2VzdC4yaW9yMmRxcDZleWyaAQYIABAAGACwAQC4AQDIAQAY/fT+xMgzIKqQ/8TIMzAAQhRzdWdnZXN0LjJpb3IyZHFwNmV5bCKtAwoLQUFBQjBwMDNya1ES+wIKC0FBQUIwcDAzcmtREgtBQUFCMHAwM3JrURpECgl0ZXh0L2h0bWwSN07Do28gw6kgYSDDum5pY2EsIGV4aXN0ZW0gb3MgRWRpdGFpcyBkZSB0cmFuc2ZlcsOqbmNpYS4iRQoKdGV4dC9wbGFpbhI3TsOjbyDDqSBhIMO6bmljYSwgZXhpc3RlbSBvcyBFZGl0YWlzIGRlIHRyYW5zZmVyw6puY2lhLiobIhUxMDY2NTA1MTQ0ODA3NDA4OTk5ODIoADgAMPi8jsXIMzj4vI7FyDNKRQoKdGV4dC9wbGFpbhI3Rm9ybWEgZGUgSW5ncmVzc28KU2lzdGVtYSBkZSBTZWxlw6fDo28gVW5pZmljYWRhIChTaVNVKVoMaHBtY29sMm9odGZycgIgAHgAmgEGCAAQABgAqgE5EjdOw6NvIMOpIGEgw7puaWNhLCBleGlzdGVtIG9zIEVkaXRhaXMgZGUgdHJhbnNmZXLDqm5jaWEusAEAuAEAyAEAGPi8jsXIMyD4vI7FyDMwAEIQa2l4LnZvY2t5cmR1MHhhNCLgDgoLQUFBQjBuUGRTdTgStg4KC0FBQUIwblBkU3U4EgtBQUFCMG5QZFN1OBqgBAoJdGV4dC9odG1sEpIEVmFsaWRhcjo8YnI+QWJvcmRhZ2VucyBDcsOtdGljYXMgZW0gQWRtaW5pc3RyYcOnw6NvOyBGdW5kYW1lbnRvcyBkZSBBZG1pbmlzdHJhw6fDo287IFRlb3JpYXMgZGFzIE9yZ2FuaXphw6fDtWVzOyBBbsOhbGlzZSBkZSBJbnZlc3RpbWVudG9zOyBHZXLDqm5jaWEgRmluYW5jZWlyYTsgTWF0ZW3DoXRpY2EgRmluYW5jZWlyYTsgRnVuZGFtZW50b3MgZGUgTG9nw61zdGljYTsgR2VzdMOjbyBFc3RyYXTDqWdpY2EgZGUgT3BlcmHDp8O1ZXM7IEFkbWluaXN0cmHDp8OjbyBFc3RyYXTDqWdpY2E7IEFkbWluaXN0cmHDp8OjbyBJbnRlcm5hY2lvbmFsOyBGdW5kYW1lbnRvcyBkZSBNYXJrZXRpbmc7IEdlc3TDo28gZGUgTWFya2V0aW5nOyBGdW5kYW1lbnRvcyBHZXN0w6NvIGRlIFBlc3NvYXM7IEdlc3TDo28gRXN0cmF0w6lnaWNhIGRlIFBlc3NvYXM7IEludHJvZHXDp8OjbyDDoCBBZG1pbmlzdHJhw6fDo28gUMO6YmxpY2E7IEdlc3TDo28gZGUgU2VydmnDp29zOyBNb2RlbGFnZW0gZGUgTmVnw7NjaW9zOyBQbGFubyBkZSBOZWfDs2Npb3MingQKCnRleHQvcGxhaW4SjwRWYWxpZGFyOgpBYm9yZGFnZW5zIENyw610aWNhcyBlbSBBZG1pbmlzdHJhw6fDo287IEZ1bmRhbWVudG9zIGRlIEFkbWluaXN0cmHDp8OjbzsgVGVvcmlhcyBkYXMgT3JnYW5pemHDp8O1ZXM7IEFuw6FsaXNlIGRlIEludmVzdGltZW50b3M7IEdlcsOqbmNpYSBGaW5hbmNlaXJhOyBNYXRlbcOhdGljYSBGaW5hbmNlaXJhOyBGdW5kYW1lbnRvcyBkZSBMb2fDrXN0aWNhOyBHZXN0w6NvIEVzdHJhdMOpZ2ljYSBkZSBPcGVyYcOnw7VlczsgQWRtaW5pc3RyYcOnw6NvIEVzdHJhdMOpZ2ljYTsgQWRtaW5pc3RyYcOnw6NvIEludGVybmFjaW9uYWw7IEZ1bmRhbWVudG9zIGRlIE1hcmtldGluZzsgR2VzdMOjbyBkZSBNYXJrZXRpbmc7IEZ1bmRhbWVudG9zIEdlc3TDo28gZGUgUGVzc29hczsgR2VzdMOjbyBFc3RyYXTDqWdpY2EgZGUgUGVzc29hczsgSW50cm9kdcOnw6NvIMOgIEFkbWluaXN0cmHDp8OjbyBQw7pibGljYTsgR2VzdMOjbyBkZSBTZXJ2acOnb3M7IE1vZGVsYWdlbSBkZSBOZWfDs2Npb3M7IFBsYW5vIGRlIE5lZ8OzY2lvcypKChFMdWl6IENhcmxvcyBNb3VyYRo1Ly9zc2wuZ3N0YXRpYy5jb20vZG9jcy9jb21tb24vYmx1ZV9zaWxob3VldHRlOTYtMC5wbmcwoJDA5MczOKCQwOTHM3JMChFMdWl6IENhcmxvcyBNb3VyYRo3CjUvL3NzbC5nc3RhdGljLmNvbS9kb2NzL2NvbW1vbi9ibHVlX3NpbGhvdWV0dGU5Ni0wLnBuZ3gAiAEBmgEGCAAQABgAqgGVBBKSBFZhbGlkYXI6PGJyPkFib3JkYWdlbnMgQ3LDrXRpY2FzIGVtIEFkbWluaXN0cmHDp8OjbzsgRnVuZGFtZW50b3MgZGUgQWRtaW5pc3RyYcOnw6NvOyBUZW9yaWFzIGRhcyBPcmdhbml6YcOnw7VlczsgQW7DoWxpc2UgZGUgSW52ZXN0aW1lbnRvczsgR2Vyw6puY2lhIEZpbmFuY2VpcmE7IE1hdGVtw6F0aWNhIEZpbmFuY2VpcmE7IEZ1bmRhbWVudG9zIGRlIExvZ8Otc3RpY2E7IEdlc3TDo28gRXN0cmF0w6lnaWNhIGRlIE9wZXJhw6fDtWVzOyBBZG1pbmlzdHJhw6fDo28gRXN0cmF0w6lnaWNhOyBBZG1pbmlzdHJhw6fDo28gSW50ZXJuYWNpb25hbDsgRnVuZGFtZW50b3MgZGUgTWFya2V0aW5nOyBHZXN0w6NvIGRlIE1hcmtldGluZzsgRnVuZGFtZW50b3MgR2VzdMOjbyBkZSBQZXNzb2FzOyBHZXN0w6NvIEVzdHJhdMOpZ2ljYSBkZSBQZXNzb2FzOyBJbnRyb2R1w6fDo28gw6AgQWRtaW5pc3RyYcOnw6NvIFDDumJsaWNhOyBHZXN0w6NvIGRlIFNlcnZpw6dvczsgTW9kZWxhZ2VtIGRlIE5lZ8OzY2lvczsgUGxhbm8gZGUgTmVnw7NjaW9zsAEAuAEByAEAGKCQwOTHMyCgkMDkxzMwAEIIa2l4LmNtdDEi7gQKC0FBQUIwcDAzcmpzErwECgtBQUFCMHAwM3JqcxILQUFBQjBwMDNyanMamwEKCXRleHQvaHRtbBKNAVBvciBtYWlzIHF1ZSBlc3RlIG9yZ2Fub2dyYW1hIHNlamEgcmVsZXZhbnRlLCDDqSBpbGVnw612ZWwuIE1lbGhvciBuw6NvIGNvbG9jYXIgb3UsIHNlIGNvbG9jYXIsIG1lbGhvciBxdWUgb2N1cGUgdW1hIHDDoWdpbmEgaW50ZWlyYSBkZWl0YWRvLiKcAQoKdGV4dC9wbGFpbhKNAVBvciBtYWlzIHF1ZSBlc3RlIG9yZ2Fub2dyYW1hIHNlamEgcmVsZXZhbnRlLCDDqSBpbGVnw612ZWwuIE1lbGhvciBuw6NvIGNvbG9jYXIgb3UsIHNlIGNvbG9jYXIsIG1lbGhvciBxdWUgb2N1cGUgdW1hIHDDoWdpbmEgaW50ZWlyYSBkZWl0YWRvLiobIhUxMDY2NTA1MTQ0ODA3NDA4OTk5ODIoADgAMK7i9MTIMziu4vTEyDNaDDZlanFqZDlncG1lMXICIAB4AJoBBggAEAAYAKoBkAESjQFQb3IgbWFpcyBxdWUgZXN0ZSBvcmdhbm9ncmFtYSBzZWphIHJlbGV2YW50ZSwgw6kgaWxlZ8OtdmVsLiBNZWxob3IgbsOjbyBjb2xvY2FyIG91LCBzZSBjb2xvY2FyLCBtZWxob3IgcXVlIG9jdXBlIHVtYSBww6FnaW5hIGludGVpcmEgZGVpdGFkby6wAQC4AQDIAQAYruL0xMgzIK7i9MTIMzAAQhBraXguMjczNmlxNWp3MDI0Is0DCgtBQUFCMHAwM3JrTRKbAwoLQUFBQjBwMDNya00SC0FBQUIwcDAzcmtNGlkKCXRleHQvaHRtbBJMQ29vcmRlbmHDp8OjbyBjZXJ0YW1lbnRlLCB0YWx2ZXosIGNoZWZpYSBkZSBkZXBhcnRhbWVudG8gb3UuLi4gbsOjbyBjb2xvY2FyLiJaCgp0ZXh0L3BsYWluEkxDb29yZGVuYcOnw6NvIGNlcnRhbWVudGUsIHRhbHZleiwgY2hlZmlhIGRlIGRlcGFydGFtZW50byBvdS4uLiBuw6NvIGNvbG9jYXIuKhsiFTEwNjY1MDUxNDQ4MDc0MDg5OTk4MigAOAAwxPSLxcgzOMT0i8XIM0omCgp0ZXh0L3BsYWluEhhbdmVyaWZpY2FyIHF1YWwgY29sb2Nhcl1aDDk5NDliM2FxOGhmYXICIAB4AJoBBggAEAAYAKoBThJMQ29vcmRlbmHDp8OjbyBjZXJ0YW1lbnRlLCB0YWx2ZXosIGNoZWZpYSBkZSBkZXBhcnRhbWVudG8gb3UuLi4gbsOjbyBjb2xvY2FyLrABALgBAMgBABjE9IvFyDMgxPSLxcgzMABCEGtpeC44OXpueGJid29jb3IinwIKC0FBQUIwdERYX1NBEukBCgtBQUFCMHREWF9TQRILQUFBQjB0RFhfU0EaDQoJdGV4dC9odG1sEgAiDgoKdGV4dC9wbGFpbhIAKhsiFTEwNjY1MDUxNDQ4MDc0MDg5OTk4MigAOAAwiMy9lskzOP6A7ZbJM0pGCiRhcHBsaWNhdGlvbi92bmQuZ29vZ2xlLWFwcHMuZG9jcy5tZHMaHsLX2uQBGBIKCgYKABATGAAQARoKCgYKABATGAAQAVoMbXJxeTd5c3Rub2xmcgIgAHgAggEUc3VnZ2VzdC5tbHNiNDZzeGFyMXiaAQYIABAAGACwAQC4AQDIAQAYiMy9lskzIP6A7ZbJMzAAQhRzdWdnZXN0Lm1sc2I0NnN4YXIxeCLdCAoLQUFBQjBuUGRTdkkSswgKC0FBQUIwblBkU3ZJEgtBQUFCMG5QZFN2SRqfAgoJdGV4dC9odG1sEpECVmFsaWRhcjo8YnI+w4l0aWNhIGUgQXNwZWN0b3MgRmlsb3PDs2ZpY29zIG5hIEFkbWluaXN0cmHDp8OjbzsgSW50cm9kdcOnw6NvIMOgIENvbnRhYmlsaWRhZGU7IENvbnRhYmlsaWRhZGUgR2VyZW5jaWFsOyBNYWNyb2Vjb25vbWlhOyBNaWNyb2Vjb25vbWlhOyBTb2Npb2xvZ2lhIGRhcyBPcmdhbml6YcOnw7VlcywgVHJhbnNmb3JtYcOnw6NvIERpZ2l0YWw7IExpZGVyYW7Dp2EgZSBDb21wb3J0YW1lbnRvIG5vIFRyYWJhbGhvOyBEaXJlaXRvIEFwbGljYWRvIMOgIEdlc3TDo28uIp0CCgp0ZXh0L3BsYWluEo4CVmFsaWRhcjoKw4l0aWNhIGUgQXNwZWN0b3MgRmlsb3PDs2ZpY29zIG5hIEFkbWluaXN0cmHDp8OjbzsgSW50cm9kdcOnw6NvIMOgIENvbnRhYmlsaWRhZGU7IENvbnRhYmlsaWRhZGUgR2VyZW5jaWFsOyBNYWNyb2Vjb25vbWlhOyBNaWNyb2Vjb25vbWlhOyBTb2Npb2xvZ2lhIGRhcyBPcmdhbml6YcOnw7VlcywgVHJhbnNmb3JtYcOnw6NvIERpZ2l0YWw7IExpZGVyYW7Dp2EgZSBDb21wb3J0YW1lbnRvIG5vIFRyYWJhbGhvOyBEaXJlaXRvIEFwbGljYWRvIMOgIEdlc3TDo28uKkoKEUx1aXogQ2FybG9zIE1vdXJhGjUvL3NzbC5nc3RhdGljLmNvbS9kb2NzL2NvbW1vbi9ibHVlX3NpbGhvdWV0dGU5Ni0wLnBuZzDAu7zkxzM4wLu85MczckwKEUx1aXogQ2FybG9zIE1vdXJhGjcKNS8vc3NsLmdzdGF0aWMuY29tL2RvY3MvY29tbW9uL2JsdWVfc2lsaG91ZXR0ZTk2LTAucG5neACIAQGaAQYIABAAGACqAZQCEpECVmFsaWRhcjo8YnI+w4l0aWNhIGUgQXNwZWN0b3MgRmlsb3PDs2ZpY29zIG5hIEFkbWluaXN0cmHDp8OjbzsgSW50cm9kdcOnw6NvIMOgIENvbnRhYmlsaWRhZGU7IENvbnRhYmlsaWRhZGUgR2VyZW5jaWFsOyBNYWNyb2Vjb25vbWlhOyBNaWNyb2Vjb25vbWlhOyBTb2Npb2xvZ2lhIGRhcyBPcmdhbml6YcOnw7VlcywgVHJhbnNmb3JtYcOnw6NvIERpZ2l0YWw7IExpZGVyYW7Dp2EgZSBDb21wb3J0YW1lbnRvIG5vIFRyYWJhbGhvOyBEaXJlaXRvIEFwbGljYWRvIMOgIEdlc3TDo28usAEAuAEByAEAGMC7vOTHMyDAu7zkxzMwAEIIa2l4LmNtdDAivQIKC0FBQUIwdERYX1RzEocCCgtBQUFCMHREWF9UcxILQUFBQjB0RFhfVHMaDQoJdGV4dC9odG1sEgAiDgoKdGV4dC9wbGFpbhIAKhsiFTEwNjY1MDUxNDQ4MDc0MDg5OTk4MigAOAAw9JuLl8kzOPHzjZfJM0pkCiRhcHBsaWNhdGlvbi92bmQuZ29vZ2xlLWFwcHMuZG9jcy5tZHMaPMLX2uQBNho0CjAKKk9yaWVudGHDp8OjbyBhY2Fkw6ptaWNhIGFvIGxvbmdvIGRvIGN1cnNvOxABGAAQAVoMM3Y0am40dW8xNzM2cgIgAHgAggEUc3VnZ2VzdC5seGEyeWtrZWNoa2qaAQYIABAAGACwAQC4AQDIAQAY9JuLl8kzIPHzjZfJMzAAQhRzdWdnZXN0Lmx4YTJ5a2tlY2hraiLKBAoLQUFBQjBuUGRTdk0SoAQKC0FBQUIwblBkU3ZNEgtBQUFCMG5QZFN2TRpxCgl0ZXh0L2h0bWwSZFZhbGlkYXI6PGJyPk1ldG9kb2xvZ2lhIGRhIFBlc3F1aXNhLCBTZW1pbsOhcmlvcyBkZSBQZXNxdWlzYSA8YnI+UkNTIGRlIEV4dGVuc8Ojbzxicj5SQ1MgZGUgRXN0w6FnaW8iaQoKdGV4dC9wbGFpbhJbVmFsaWRhcjoKTWV0b2RvbG9naWEgZGEgUGVzcXVpc2EsIFNlbWluw6FyaW9zIGRlIFBlc3F1aXNhIApSQ1MgZGUgRXh0ZW5zw6NvClJDUyBkZSBFc3TDoWdpbypKChFMdWl6IENhcmxvcyBNb3VyYRo1Ly9zc2wuZ3N0YXRpYy5jb20vZG9jcy9jb21tb24vYmx1ZV9zaWxob3VldHRlOTYtMC5wbmcw4LnH5MczOOC5x+THM3JMChFMdWl6IENhcmxvcyBNb3VyYRo3CjUvL3NzbC5nc3RhdGljLmNvbS9kb2NzL2NvbW1vbi9ibHVlX3NpbGhvdWV0dGU5Ni0wLnBuZ3gAiAEBmgEGCAAQABgAqgFmEmRWYWxpZGFyOjxicj5NZXRvZG9sb2dpYSBkYSBQZXNxdWlzYSwgU2VtaW7DoXJpb3MgZGUgUGVzcXVpc2EgPGJyPlJDUyBkZSBFeHRlbnPDo288YnI+UkNTIGRlIEVzdMOhZ2lvsAEAuAEByAEAGOC5x+THMyDgucfkxzMwAEIIa2l4LmNtdDMipQcKC0FBQUIwdERYX1IwEvMGCgtBQUFCMHREWF9SMBILQUFBQjB0RFhfUjAaggEKCXRleHQvaHRtbBJ1TsOjbyBkw6EgcGFyYSBkZWl4YXIgaXN0byBzb2x0byBkYWRvcyBvcyBsaW1pdGVzIGxlZ2FpcyBlIHF1ZXN0w7VlcyBkZSBhcHJvdmHDp8OjbyBkbyB0aXBvIGRlIGRpc2NpcGxpbmEganVudG8gYSBQUjEuIoMBCgp0ZXh0L3BsYWluEnVOw6NvIGTDoSBwYXJhIGRlaXhhciBpc3RvIHNvbHRvIGRhZG9zIG9zIGxpbWl0ZXMgbGVnYWlzIGUgcXVlc3TDtWVzIGRlIGFwcm92YcOnw6NvIGRvIHRpcG8gZGUgZGlzY2lwbGluYSBqdW50byBhIFBSMS4qGyIVMTA2NjUwNTE0NDgwNzQwODk5OTgyKAA4ADD4kbKWyTM4+JGylskzSoADCgp0ZXh0L3BsYWluEvECY29tIG9mZXJ0YSBwYXJjaWFsIGEgZGlzdMOibmNpYSwgcmVzcGVpdGFkbyBvIGxpbWl0ZSBsZWdhbCBhcGxpY8OhdmVsIGFvcyBjdXJzb3MgcHJlc2VuY2lhaXMuIEEgYWRvw6fDo28gZGUgYXRpdmlkYWRlcyBzw61uY3JvbmFzIG91IGFzc8OtbmNyb25hcyBtZWRpYWRhcyBwb3IgdGVjbm9sb2dpYXMgZGlnaXRhaXMgb2JzZXJ2YXLDoSBjcml0w6lyaW9zIHBlZGFnw7NnaWNvcyBkZWZpbmlkb3MgcGVsbyBDb2xlZ2lhZG8gZGUgQ3Vyc28sIGFzc2VndXJhbmRvIHF1YWxpZGFkZSBhY2Fkw6ptaWNhLCBhY29tcGFuaGFtZW50byBkb2NlbnRlIGUgbWFudXRlbsOnw6NvIGRhIHByZWRvbWluw6JuY2lhIGRhIGNhcmdhIGhvcsOhcmlhIHByZXNlbmNpYWwuWgxkdHRmOGs5MW8zam9yAiAAeACaAQYIABAAGACqAXcSdU7Do28gZMOhIHBhcmEgZGVpeGFyIGlzdG8gc29sdG8gZGFkb3Mgb3MgbGltaXRlcyBsZWdhaXMgZSBxdWVzdMO1ZXMgZGUgYXByb3Zhw6fDo28gZG8gdGlwbyBkZSBkaXNjaXBsaW5hIGp1bnRvIGEgUFIxLrABALgBAMgBABj4kbKWyTMg+JGylskzMABCEGtpeC5kcHRhZHJtZHVicTgi3gMKC0FBQUIwcDAzcm5BEqwDCgtBQUFCMHAwM3JuQRILQUFBQjBwMDNybkEaJgoJdGV4dC9odG1sEhlTb291IHVtIHBvdWNvIHJlcGV0aXRpdm8uIicKCnRleHQvcGxhaW4SGVNvb3UgdW0gcG91Y28gcmVwZXRpdGl2by4qGyIVMTA2NjUwNTE0NDgwNzQwODk5OTgyKAA4ADDv9LDHyDM47/Swx8gzSs8BCgp0ZXh0L3BsYWluEsABTm8gw6JtYml0byBkbyBjdXJzbywgdGFsIGFsaW5oYW1lbnRvIHNlIG1hdGVyaWFsaXphIG5hIG9yZ2FuaXphw6fDo28gY3VycmljdWxhciAoU2XDp8OjbyA0LjEpLCBuYXMgcHLDoXRpY2FzIHBlZGFnw7NnaWNhcyAoQ2Fww610dWxvIDUpIGUgbmFzIGF0aXZpZGFkZXMgYWNhZMOqbWljYXMgaW50ZWdyYWRvcmFzIChDYXDDrXR1bG8gNikuWgxoZHJxaTd6ZmJzdzlyAiAAeACaAQYIABAAGACqARsSGVNvb3UgdW0gcG91Y28gcmVwZXRpdGl2by6wAQC4AQDIAQAY7/Swx8gzIO/0sMfIMzAAQhBraXguZWxjZHUwaHB4YXZsIsUFCgtBQUFCMG5QZFN2QRKbBQoLQUFBQjBuUGRTdkESC0FBQUIwblBkU3ZBGpcBCgl0ZXh0L2h0bWwSiQFWYWxpZGFyOjxicj5NYXRlbcOhdGljYSBwYXJhIEFkbWluaXN0cmHDp8OjbywgRXN0YXTDrXN0aWNhIHBhcmEgQWRtaW5pc3RyYcOnw6NvLCBNb2RlbG9zIGRlIFJlZ3Jlc3PDo28gZSBQcmV2aXPDo28gZSBQZXNxdWlzYSBPcGVyYWNpb25hbCKVAQoKdGV4dC9wbGFpbhKGAVZhbGlkYXI6Ck1hdGVtw6F0aWNhIHBhcmEgQWRtaW5pc3RyYcOnw6NvLCBFc3RhdMOtc3RpY2EgcGFyYSBBZG1pbmlzdHJhw6fDo28sIE1vZGVsb3MgZGUgUmVncmVzc8OjbyBlIFByZXZpc8OjbyBlIFBlc3F1aXNhIE9wZXJhY2lvbmFsKkoKEUx1aXogQ2FybG9zIE1vdXJhGjUvL3NzbC5nc3RhdGljLmNvbS9kb2NzL2NvbW1vbi9ibHVlX3NpbGhvdWV0dGU5Ni0wLnBuZzCA5cPkxzM4gOXD5MczckwKEUx1aXogQ2FybG9zIE1vdXJhGjcKNS8vc3NsLmdzdGF0aWMuY29tL2RvY3MvY29tbW9uL2JsdWVfc2lsaG91ZXR0ZTk2LTAucG5neACIAQGaAQYIABAAGACqAYwBEokBVmFsaWRhcjo8YnI+TWF0ZW3DoXRpY2EgcGFyYSBBZG1pbmlzdHJhw6fDo28sIEVzdGF0w61zdGljYSBwYXJhIEFkbWluaXN0cmHDp8OjbywgTW9kZWxvcyBkZSBSZWdyZXNzw6NvIGUgUHJldmlzw6NvIGUgUGVzcXVpc2EgT3BlcmFjaW9uYWywAQC4AQHIAQAYgOXD5MczIIDlw+THMzAAQghraXguY210MiLeBgoLQUFBQjBuUGRTdkUStAYKC0FBQUIwblBkU3ZFEgtBQUFCMG5QZFN2RRrKAQoJdGV4dC9odG1sErwBVmFsaWRhcjo8YnI+ZGlzY2lwbGluYXMgZWxldGl2YXMgb3B0YXRpdmFzLCBkZSBsaXZyZSBlc2NvbGhhLCBlIG9zIFJlcXVpc2l0b3MgQ3VycmljdWxhcmVzIFN1cGxlbWVudGFyZXMsIHRhaXMgY29tbyBUcmFiYWxobyBkZSBDb25jbHVzw6NvIGRlIEN1cnNvIGUgYXRpdmlkYWRlcyBhY2Fkw6ptaWNhcyBjb21wbGVtZW50YXJlcy4iyAEKCnRleHQvcGxhaW4SuQFWYWxpZGFyOgpkaXNjaXBsaW5hcyBlbGV0aXZhcyBvcHRhdGl2YXMsIGRlIGxpdnJlIGVzY29saGEsIGUgb3MgUmVxdWlzaXRvcyBDdXJyaWN1bGFyZXMgU3VwbGVtZW50YXJlcywgdGFpcyBjb21vIFRyYWJhbGhvIGRlIENvbmNsdXPDo28gZGUgQ3Vyc28gZSBhdGl2aWRhZGVzIGFjYWTDqm1pY2FzIGNvbXBsZW1lbnRhcmVzLipKChFMdWl6IENhcmxvcyBNb3VyYRo1Ly9zc2wuZ3N0YXRpYy5jb20vZG9jcy9jb21tb24vYmx1ZV9zaWxob3VldHRlOTYtMC5wbmcwwI7L5MczOMCOy+THM3JMChFMdWl6IENhcmxvcyBNb3VyYRo3CjUvL3NzbC5nc3RhdGljLmNvbS9kb2NzL2NvbW1vbi9ibHVlX3NpbGhvdWV0dGU5Ni0wLnBuZ3gAiAEBmgEGCAAQABgAqgG/ARK8AVZhbGlkYXI6PGJyPmRpc2NpcGxpbmFzIGVsZXRpdmFzIG9wdGF0aXZhcywgZGUgbGl2cmUgZXNjb2xoYSwgZSBvcyBSZXF1aXNpdG9zIEN1cnJpY3VsYXJlcyBTdXBsZW1lbnRhcmVzLCB0YWlzIGNvbW8gVHJhYmFsaG8gZGUgQ29uY2x1c8OjbyBkZSBDdXJzbyBlIGF0aXZpZGFkZXMgYWNhZMOqbWljYXMgY29tcGxlbWVudGFyZXMusAEAuAEByAEAGMCOy+THMyDAjsvkxzMwAEIIa2l4LmNtdDQitAIKC0FBQUIwdlcyUGhVEoACCgtBQUFCMHZXMlBoVRILQUFBQjB2VzJQaFUaDQoJdGV4dC9odG1sEgAiDgoKdGV4dC9wbGFpbhIAKhsiFTEwNjY1MDUxNDQ4MDc0MDg5OTk4MigAOAAwiYm3o8kzOMLlt6PJM0pmCiRhcHBsaWNhdGlvbi92bmQuZ29vZ2xlLWFwcHMuZG9jcy5tZHMaPsLX2uQBOBo2CjIKLGUgY29tIGFzIFJlc29sdcOnw7VlcyBkbyBSZXNvbHXDp8OjbyBDTkUvQ0VTEAEYABABWgw2MnRxb3pic3lydDFyAiAAeACCARRzdWdnZXN0LjVkcWxqb2V0dXc4aJoBBggAEAAYABiJibejyTMgwuW3o8kzQhRzdWdnZXN0LjVkcWxqb2V0dXc4aCKSAgoLQUFBQjB2VzJQaFES3gEKC0FBQUIwdlcyUGhREgtBQUFCMHZXMlBoURoNCgl0ZXh0L2h0bWwSACIOCgp0ZXh0L3BsYWluEgAqGyIVMTA2NjUwNTE0NDgwNzQwODk5OTgyKAA4ADCW8LajyTM4q/S2o8kzSkQKJGFwcGxpY2F0aW9uL3ZuZC5nb29nbGUtYXBwcy5kb2NzLm1kcxocwtfa5AEWChQKBwoBLBABGAASBwoBZRABGAAYAVoMN2ZjaDY5N3ExcWM0cgIgAHgAggEUc3VnZ2VzdC4xMWFzd3FsY3ZzbnSaAQYIABAAGAAYlvC2o8kzIKv0tqPJM0IUc3VnZ2VzdC4xMWFzd3FsY3ZzbnQivgIKC0FBQUIwdlcyUGdvEooCCgtBQUFCMHZXMlBnbxILQUFBQjB2VzJQZ28aDQoJdGV4dC9odG1sEgAiDgoKdGV4dC9wbGFpbhIAKhsiFTEwNjY1MDUxNDQ4MDc0MDg5OTk4MigAOAAw5cako8kzOIqxuqPJM0pwCiRhcHBsaWNhdGlvbi92bmQuZ29vZ2xlLWFwcHMuZG9jcy5tZHMaSMLX2uQBQhpACjwKNiwgZW0gY29uZm9ybWlkYWRlIGNvbSBhIFJlc29sdcOnw6NvIENORS9DRVMgbsK6IDIvMjAwNxABGAAQAVoMaHc2c3ZzamYxcm95cgIgAHgAggEUc3VnZ2VzdC55d2d0dDUyYjh0aWqaAQYIABAAGAAY5cako8kzIIqxuqPJM0IUc3VnZ2VzdC55d2d0dDUyYjh0aWoigwMKC0FBQUIwdHc0UnNJEtECCgtBQUFCMHR3NFJzSRILQUFBQjB0dzRSc0kaHgoJdGV4dC9odG1sEhFDb25maXJtYXIgw6FyZWFzLiIfCgp0ZXh0L3BsYWluEhFDb25maXJtYXIgw6FyZWFzLiobIhUxMDY2NTA1MTQ0ODA3NDA4OTk5ODIoADgAMNeir4DJMzjXoq+AyTNKjAEKCnRleHQvcGxhaW4SfkFkbWluaXN0cmHDp8OjbyBQw7pibGljYQpFc3R1ZG9zIE9yZ2FuaXphY2lvbmFpcwpFc3RyYXTDqWdpYSBlIElub3Zhw6fDo28KRmluYW7Dp2FzCk1hcmtldGluZwpPcGVyYcOnw7VlcyBlIExvZ8Otc3RpY2EKUGVzc29hc1oMdjZtMHA2cm50aTVzcgIgAHgAmgEGCAAQABgAqgETEhFDb25maXJtYXIgw6FyZWFzLrABALgBAMgBABjXoq+AyTMg16KvgMkzMABCEGtpeC5hbHB6OXl5M2hzeWMiqQIKC0FBQUIwdERYX1N3EvQBCgtBQUFCMHREWF9TdxILQUFBQjB0RFhfU3caDQoJdGV4dC9odG1sEgAiDgoKdGV4dC9wbGFpbhIAKhsiFTEwNjY1MDUxNDQ4MDc0MDg5OTk4MigAOAAw7IralskzONLE25bJM0pSCiRhcHBsaWNhdGlvbi92bmQuZ29vZ2xlLWFwcHMuZG9jcy5tZHMaKsLX2uQBJAoiCgkKAyhNKRABGAASEwoNZGEgZGlzY2lwbGluYRABGAAYAVoMaDdqaXVkaW1iYnI0cgIgAHgAggETc3VnZ2VzdC5yaDVwOXd1ZDdtdZoBBggAEAAYALABALgBAMgBABjsitqWyTMg0sTblskzMABCE3N1Z2dlc3Qucmg1cDl3dWQ3bXUilwIKC0FBQUIwdERYX1NvEuEBCgtBQUFCMHREWF9TbxILQUFBQjB0RFhfU28aDQoJdGV4dC9odG1sEgAiDgoKdGV4dC9wbGFpbhIAKhsiFTEwNjY1MDUxNDQ4MDc0MDg5OTk4MigAOAAwrv7YlskzOPWO2ZbJM0o+CiRhcHBsaWNhdGlvbi92bmQuZ29vZ2xlLWFwcHMuZG9jcy5tZHMaFsLX2uQBEBoOCgoKBChQRikQARgAEAFaDHZ5Y3VvbmZ5eXN4NnICIAB4AIIBFHN1Z2dlc3QubmVzazQ5djM1cnlumgEGCAAQABgAsAEAuAEAyAEAGK7+2JbJMyD1jtmWyTMwAEIUc3VnZ2VzdC5uZXNrNDl2MzVyeW4ilgIKC0FBQUIwdERYX1NzEuABCgtBQUFCMHREWF9TcxILQUFBQjB0RFhfU3MaDQoJdGV4dC9odG1sEgAiDgoKdGV4dC9wbGFpbhIAKhsiFTEwNjY1MDUxNDQ4MDc0MDg5OTk4MigAOAAwu6PZlskzOP+52ZbJM0o+CiRhcHBsaWNhdGlvbi92bmQuZ29vZ2xlLWFwcHMuZG9jcy5tZHMaFsLX2uQBEBoOCgoKBChNRikQARgAEAFaCzRxM3NxNjZjYXJicgIgAHgAggEUc3VnZ2VzdC5sdWQ0eDdhYWdsbnWaAQYIABAAGACwAQC4AQDIAQAYu6PZlskzIP+52ZbJMzAAQhRzdWdnZXN0Lmx1ZDR4N2FhZ2xudSKTBQoLQUFBQjB0RFhfWGsS4QQKC0FBQUIwdERYX1hrEgtBQUFCMHREWF9YaxqVAQoJdGV4dC9odG1sEocBRGFkbyBzZXIgZGluw6JtaWNhIGEgcmVzcG9uc2FiaWxpZGFkZSBwb3IgY2FkYSBjb21pc3PDo28gZSBtZXNtbyBjaGVmaWEgZSBjb29yZGVuYcOnw6NvLCBuw6NvIHZlam8gbmVjZXNzaWRhZGUgZGUgYWJyaXIgbyBkZXRhbGhhbWVudG8uIpYBCgp0ZXh0L3BsYWluEocBRGFkbyBzZXIgZGluw6JtaWNhIGEgcmVzcG9uc2FiaWxpZGFkZSBwb3IgY2FkYSBjb21pc3PDo28gZSBtZXNtbyBjaGVmaWEgZSBjb29yZGVuYcOnw6NvLCBuw6NvIHZlam8gbmVjZXNzaWRhZGUgZGUgYWJyaXIgbyBkZXRhbGhhbWVudG8uKhsiFTEwNjY1MDUxNDQ4MDc0MDg5OTk4MigAOAAwq4G2l8kzOKuBtpfJM0o1Cgp0ZXh0L3BsYWluEic3LjEgRXN0cnV0dXJhIGRlIEdvdmVybmFuw6dhIEFjYWTDqm1pY2FaDDd5MmxhazM2OGEwMXICIAB4AJoBBggAEAAYAKoBigEShwFEYWRvIHNlciBkaW7Dom1pY2EgYSByZXNwb25zYWJpbGlkYWRlIHBvciBjYWRhIGNvbWlzc8OjbyBlIG1lc21vIGNoZWZpYSBlIGNvb3JkZW5hw6fDo28sIG7Do28gdmVqbyBuZWNlc3NpZGFkZSBkZSBhYnJpciBvIGRldGFsaGFtZW50by6wAQC4AQDIAQAYq4G2l8kzIKuBtpfJMzAAQhBraXguZWlhcTJyNXNzbWRwIskCCgtBQUFCMHAwM3JuOBKXAgoLQUFBQjBwMDNybjgSC0FBQUIwcDAzcm44GigKCXRleHQvaHRtbBIbRmFsdG91IEdlc3TDo28gZGUgU2VydmnDp29zIikKCnRleHQvcGxhaW4SG0ZhbHRvdSBHZXN0w6NvIGRlIFNlcnZpw6dvcyobIhUxMDY2NTA1MTQ0ODA3NDA4OTk5ODIoADgAMOqu0MfIMzjqrtDHyDNKNQoKdGV4dC9wbGFpbhInw6FyZWFzIGVzdHJhdMOpZ2ljYXMgZGEgQWRtaW5pc3RyYcOnw6NvWgwzdzZlZnZ4cDliZnNyAiAAeACaAQYIABAAGACqAR0SG0ZhbHRvdSBHZXN0w6NvIGRlIFNlcnZpw6dvc7ABALgBAMgBABjqrtDHyDMg6q7Qx8gzMABCEGtpeC50b3I0bDUyejF1cXginQIKC0FBQUIwcDAzcmo0EucBCgtBQUFCMHAwM3JqNBILQUFBQjBwMDNyajQaDQoJdGV4dC9odG1sEgAiDgoKdGV4dC9wbGFpbhIAKhsiFTEwNjY1MDUxNDQ4MDc0MDg5OTk4MigAOAAwpsr/xMgzOIbO/8TIM0pECiRhcHBsaWNhdGlvbi92bmQuZ29vZ2xlLWFwcHMuZG9jcy5tZHMaHMLX2uQBFgoUCgcKATIQARgAEgcKATQQARgAGAFaDHJpc3N2ZW11eDQ2a3ICIAB4AIIBFHN1Z2dlc3QuOGUzYm9mdDUwcTlsmgEGCAAQABgAsAEAuAEAyAEAGKbK/8TIMyCGzv/EyDMwAEIUc3VnZ2VzdC44ZTNib2Z0NTBxOWwimyUKC0FBQUIwdlcyUGYwEuskCgtBQUFCMHZXMlBmMBILQUFBQjB2VzJQZjAaiwsKCXRleHQvaHRtbBL9Ck5lY2Vzc2lkYWRlIGRlIGV4cGxpY2l0YXIgZGlzY2lwbGluYXMgcXVlIGNvbnRlbXBsZW0gb3MgZXN0ZXMgaXRlbnM/IE5hIGF2YWxpYcOnw6NvIGRhIGFwcm92YcOnw6NvIGRvIFBQQyBhbnRlcmlvciBjb25zdGF2YSBvICZxdW90O2NoZWNrIGxpc3QmcXVvdDsgcmVmZXJlbnRlIGEgaXN0bywgY29uZm9ybWUgYWJhaXhvOjxicj48YnI+JnF1b3Q7MTIuIE8gYXRlbmRpbWVudG8gYW8gRGVjcmV0byBuwrogNS42MjYvMjAwNSAoTGlicmFzKSDDqSBpZGVudGlmaWNhZG8gcGVsYSBtYW51dGVuw6fDo28gZGEgZGlzY2lwbGluYSBMRUIgNTk5IOKAkyBFc3QgZGEgTGluZyBCcmFzIGRlIFNpbmFpcyBJIG5vIGVsZW5jbyBkZSBPcHRhdGl2YXMg4oCTIEVzY29saGEgQ29uZGljaW9uYWRhIChmb3JtIENFRy8wNSwgZmwuIDczMik7PGJyPjEzLiBBIHRlbcOhdGljYSBkYSBIaXN0w7NyaWEgZSBDdWx0dXJhIEFmcm8tQnJhc2lsZWlyYSBlIEluZMOtZ2VuYSAoTGVpIG7CuiAxMS42NDUvMjAwOCBlIFJlcy4gQ05FL0NQIDEvMjAwNCkgc2Vyw6EgYWJvcmRhZGEgbmEgZW1lbnRhIGRhIGRpc2NpcGxpbmEgb3B0YXRpdmEgQUNBMDQ0IOKAkyBBZG1pbmlzdHJhw6fDo28gQnJhc2lsZWlyYSAoZm9ybSBDRUcvMDMsIGZsLiA3MjEgZG8gcC5wKTs8YnI+MTQuIEEgdGVtw6F0aWNhIGRhIEVkdWNhw6fDo28gZW0gRGlyZWl0b3MgSHVtYW5vcyAoUmVzLiBDTkUvQ1AgbsK6IDAxLzIwMTIpIHNlcsOhIGFib3JkYWRhIG5hcyBlbWVudGFzIGRhcyBzZWd1aW50ZXMgZGlzY2lwbGluYXM6PGJyPkFDQTA0NiDigJMgVmlvbMOqbmNpYSBlIFNlZ3VyYW7Dp2EgUMO6YmxpY2EgKG9wdGF0aXZhKSwgZm9ybSBDRUcvMDMsIGZsLiA3MjMgZG8gcC5wOzxicj5BQ0EwNDgg4oCTIFTDs3AgQ29udGVtcCBlbSBBZG1pbmlzdHJhw6fDo28gUMO6YmxpY2EgKG9wdGF0aXZhKSwgZm9ybSBDRUcvMDMsIGZsLiA3MjQgZG8gcC5wOzxicj5BQ0ExMjMg4oCTIEludHJvZHXDp8OjbyDDoCBBZG1pbmlzdHJhw6fDo28gUMO6YmxpY2EgKG9icmlnYXTDs3JpYSDigJMgMsK6IHBlciksIGZvcm0gQ0VHLzAzLCBmbC4gNjYxIGRvIHAucDs8YnI+QUNBMjIxIOKAkyDDiXRpY2EgZSBBc3BlY3RvcyBGaWxvc8OzZmljb3MgZGEgQWRtIChvYnJpZ2F0w7NyaWEg4oCTIDPCuiBwZXIpLCBmb3JtIENFRy8wMywgZmwuIDY0MSBkbyBwLnA7PGJyPjE1LiBBIHRlbcOhdGljYSBkYSBFZHVjYcOnw6NvIEFtYmllbnRhbCAoUmVzLiBDTkUvQ1AgbsK6IDIvMjAxMikgc2Vyw6EgYWJvcmRhZGEgbmEgZW1lbnRhIGRhIGRpc2NpcGxpbmEgb2JyaWdhdMOzcmlhIEFDQTIyMSDigJMgw4l0aWNhIGUgQXNwZWN0b3MgRmlsb3PDs2ZpY29zIGRhIEFkbWluaXN0cmHDp8OjbyAoM8K6IHBlciksIGZvcm0gQ0VHLzAzLCBmbC4gNjQxIGRvIHAucDsmcXVvdDsi3QoKCnRleHQvcGxhaW4SzgpOZWNlc3NpZGFkZSBkZSBleHBsaWNpdGFyIGRpc2NpcGxpbmFzIHF1ZSBjb250ZW1wbGVtIG9zIGVzdGVzIGl0ZW5zPyBOYSBhdmFsaWHDp8OjbyBkYSBhcHJvdmHDp8OjbyBkbyBQUEMgYW50ZXJpb3IgY29uc3RhdmEgbyAiY2hlY2sgbGlzdCIgcmVmZXJlbnRlIGEgaXN0bywgY29uZm9ybWUgYWJhaXhvOgoKIjEyLiBPIGF0ZW5kaW1lbnRvIGFvIERlY3JldG8gbsK6IDUuNjI2LzIwMDUgKExpYnJhcykgw6kgaWRlbnRpZmljYWRvIHBlbGEgbWFudXRlbsOnw6NvIGRhIGRpc2NpcGxpbmEgTEVCIDU5OSDigJMgRXN0IGRhIExpbmcgQnJhcyBkZSBTaW5haXMgSSBubyBlbGVuY28gZGUgT3B0YXRpdmFzIOKAkyBFc2NvbGhhIENvbmRpY2lvbmFkYSAoZm9ybSBDRUcvMDUsIGZsLiA3MzIpOwoxMy4gQSB0ZW3DoXRpY2EgZGEgSGlzdMOzcmlhIGUgQ3VsdHVyYSBBZnJvLUJyYXNpbGVpcmEgZSBJbmTDrWdlbmEgKExlaSBuwrogMTEuNjQ1LzIwMDggZSBSZXMuIENORS9DUCAxLzIwMDQpIHNlcsOhIGFib3JkYWRhIG5hIGVtZW50YSBkYSBkaXNjaXBsaW5hIG9wdGF0aXZhIEFDQTA0NCDigJMgQWRtaW5pc3RyYcOnw6NvIEJyYXNpbGVpcmEgKGZvcm0gQ0VHLzAzLCBmbC4gNzIxIGRvIHAucCk7CjE0LiBBIHRlbcOhdGljYSBkYSBFZHVjYcOnw6NvIGVtIERpcmVpdG9zIEh1bWFub3MgKFJlcy4gQ05FL0NQIG7CuiAwMS8yMDEyKSBzZXLDoSBhYm9yZGFkYSBuYXMgZW1lbnRhcyBkYXMgc2VndWludGVzIGRpc2NpcGxpbmFzOgpBQ0EwNDYg4oCTIFZpb2zDqm5jaWEgZSBTZWd1cmFuw6dhIFDDumJsaWNhIChvcHRhdGl2YSksIGZvcm0gQ0VHLzAzLCBmbC4gNzIzIGRvIHAucDsKQUNBMDQ4IOKAkyBUw7NwIENvbnRlbXAgZW0gQWRtaW5pc3RyYcOnw6NvIFDDumJsaWNhIChvcHRhdGl2YSksIGZvcm0gQ0VHLzAzLCBmbC4gNzI0IGRvIHAucDsKQUNBMTIzIOKAkyBJbnRyb2R1w6fDo28gw6AgQWRtaW5pc3RyYcOnw6NvIFDDumJsaWNhIChvYnJpZ2F0w7NyaWEg4oCTIDLCuiBwZXIpLCBmb3JtIENFRy8wMywgZmwuIDY2MSBkbyBwLnA7CkFDQTIyMSDigJMgw4l0aWNhIGUgQXNwZWN0b3MgRmlsb3PDs2ZpY29zIGRhIEFkbSAob2JyaWdhdMOzcmlhIOKAkyAzwrogcGVyKSwgZm9ybSBDRUcvMDMsIGZsLiA2NDEgZG8gcC5wOwoxNS4gQSB0ZW3DoXRpY2EgZGEgRWR1Y2HDp8OjbyBBbWJpZW50YWwgKFJlcy4gQ05FL0NQIG7CuiAyLzIwMTIpIHNlcsOhIGFib3JkYWRhIG5hIGVtZW50YSBkYSBkaXNjaXBsaW5hIG9icmlnYXTDs3JpYSBBQ0EyMjEg4oCTIMOJdGljYSBlIEFzcGVjdG9zIEZpbG9zw7NmaWNvcyBkYSBBZG1pbmlzdHJhw6fDo28gKDPCuiBwZXIpLCBmb3JtIENFRy8wMywgZmwuIDY0MSBkbyBwLnA7IiobIhUxMDY2NTA1MTQ0ODA3NDA4OTk5ODIoADgAMIeWm6PJMziHlpujyTNKlAMKCnRleHQvcGxhaW4ShQNFbSBjb25mb3JtaWRhZGUgY29tIGEgbGVnaXNsYcOnw6NvIGZlZGVyYWwgZXNwZWPDrWZpY2EgZSBjb20gYXMgbm9ybWF0aXZhcyBpbnN0aXR1Y2lvbmFpcyBkYSBVRlJKLCBvIFBQQyBhc3NlZ3VyYSBhIGFib3JkYWdlbSB0cmFuc3ZlcnNhbCBkZSBjb250ZcO6ZG9zIHJlbGF0aXZvcyDDoCBFZHVjYcOnw6NvIEFtYmllbnRhbCwgw6AgRWR1Y2HDp8OjbyBkYXMgUmVsYcOnw7VlcyDDiXRuaWNvLVJhY2lhaXMgZSBhbyBlbnNpbm8gZGUgSGlzdMOzcmlhIGUgQ3VsdHVyYSBBZnJvLUJyYXNpbGVpcmEgZSBJbmTDrWdlbmEsIMOgIEVkdWNhw6fDo28gZW0gRGlyZWl0b3MgSHVtYW5vcywgw6AgUG9sw610aWNhIGRlIFN1c3RlbnRhYmlsaWRhZGUgZSBFZHVjYcOnw6NvIFJlZ2VuZXJhdGl2YVoMb2kxM3UzY3ZvcTc4cgIgAHgAmgEGCAAQABgAqgGACxL9Ck5lY2Vzc2lkYWRlIGRlIGV4cGxpY2l0YXIgZGlzY2lwbGluYXMgcXVlIGNvbnRlbXBsZW0gb3MgZXN0ZXMgaXRlbnM/IE5hIGF2YWxpYcOnw6NvIGRhIGFwcm92YcOnw6NvIGRvIFBQQyBhbnRlcmlvciBjb25zdGF2YSBvICZxdW90O2NoZWNrIGxpc3QmcXVvdDsgcmVmZXJlbnRlIGEgaXN0bywgY29uZm9ybWUgYWJhaXhvOjxicj48YnI+JnF1b3Q7MTIuIE8gYXRlbmRpbWVudG8gYW8gRGVjcmV0byBuwrogNS42MjYvMjAwNSAoTGlicmFzKSDDqSBpZGVudGlmaWNhZG8gcGVsYSBtYW51dGVuw6fDo28gZGEgZGlzY2lwbGluYSBMRUIgNTk5IOKAkyBFc3QgZGEgTGluZyBCcmFzIGRlIFNpbmFpcyBJIG5vIGVsZW5jbyBkZSBPcHRhdGl2YXMg4oCTIEVzY29saGEgQ29uZGljaW9uYWRhIChmb3JtIENFRy8wNSwgZmwuIDczMik7PGJyPjEzLiBBIHRlbcOhdGljYSBkYSBIaXN0w7NyaWEgZSBDdWx0dXJhIEFmcm8tQnJhc2lsZWlyYSBlIEluZMOtZ2VuYSAoTGVpIG7CuiAxMS42NDUvMjAwOCBlIFJlcy4gQ05FL0NQIDEvMjAwNCkgc2Vyw6EgYWJvcmRhZGEgbmEgZW1lbnRhIGRhIGRpc2NpcGxpbmEgb3B0YXRpdmEgQUNBMDQ0IOKAkyBBZG1pbmlzdHJhw6fDo28gQnJhc2lsZWlyYSAoZm9ybSBDRUcvMDMsIGZsLiA3MjEgZG8gcC5wKTs8YnI+MTQuIEEgdGVtw6F0aWNhIGRhIEVkdWNhw6fDo28gZW0gRGlyZWl0b3MgSHVtYW5vcyAoUmVzLiBDTkUvQ1AgbsK6IDAxLzIwMTIpIHNlcsOhIGFib3JkYWRhIG5hcyBlbWVudGFzIGRhcyBzZWd1aW50ZXMgZGlzY2lwbGluYXM6PGJyPkFDQTA0NiDigJMgVmlvbMOqbmNpYSBlIFNlZ3VyYW7Dp2EgUMO6YmxpY2EgKG9wdGF0aXZhKSwgZm9ybSBDRUcvMDMsIGZsLiA3MjMgZG8gcC5wOzxicj5BQ0EwNDgg4oCTIFTDs3AgQ29udGVtcCBlbSBBZG1pbmlzdHJhw6fDo28gUMO6YmxpY2EgKG9wdGF0aXZhKSwgZm9ybSBDRUcvMDMsIGZsLiA3MjQgZG8gcC5wOzxicj5BQ0ExMjMg4oCTIEludHJvZHXDp8OjbyDDoCBBZG1pbmlzdHJhw6fDo28gUMO6YmxpY2EgKG9icmlnYXTDs3JpYSDigJMgMsK6IHBlciksIGZvcm0gQ0VHLzAzLCBmbC4gNjYxIGRvIHAucDs8YnI+QUNBMjIxIOKAkyDDiXRpY2EgZSBBc3BlY3RvcyBGaWxvc8OzZmljb3MgZGEgQWRtIChvYnJpZ2F0w7NyaWEg4oCTIDPCuiBwZXIpLCBmb3JtIENFRy8wMywgZmwuIDY0MSBkbyBwLnA7PGJyPjE1LiBBIHRlbcOhdGljYSBkYSBFZHVjYcOnw6NvIEFtYmllbnRhbCAoUmVzLiBDTkUvQ1AgbsK6IDIvMjAxMikgc2Vyw6EgYWJvcmRhZGEgbmEgZW1lbnRhIGRhIGRpc2NpcGxpbmEgb2JyaWdhdMOzcmlhIEFDQTIyMSDigJMgw4l0aWNhIGUgQXNwZWN0b3MgRmlsb3PDs2ZpY29zIGRhIEFkbWluaXN0cmHDp8OjbyAoM8K6IHBlciksIGZvcm0gQ0VHLzAzLCBmbC4gNjQxIGRvIHAucDsmcXVvdDsYh5abo8kzIIeWm6PJM0IQa2l4LmsxODZueGQ5ZHVmZCKNAwoLQUFBQjB0RFhfWGMS2wIKC0FBQUIwdERYX1hjEgtBQUFCMHREWF9YYxodCgl0ZXh0L2h0bWwSEENvbmZpcm1hciDDoXJlYXMiHgoKdGV4dC9wbGFpbhIQQ29uZmlybWFyIMOhcmVhcyobIhUxMDY2NTA1MTQ0ODA3NDA4OTk5ODIoADgAMLztrpfJMzi87a6XyTNKmQEKCnRleHQvcGxhaW4SigFBZG1pbmlzdHJhw6fDo28gR2VyYWwsIEZpbmFuw6dhcywgTWFya2V0aW5nLCBPcGVyYcOnw7VlcyBlIEdlc3TDo28gZGUgUGVzc29hcywgYWzDqW0gZGUgw6FyZWFzIGNvcnJlbGF0YXMgZGFzIENpw6puY2lhcyBTb2NpYWlzIEFwbGljYWRhcy5aDDhiaXF0Z3IzamFtcXICIAB4AJoBBggAEAAYAKoBEhIQQ29uZmlybWFyIMOhcmVhc7ABALgBAMgBABi87a6XyTMgvO2ul8kzMABCEGtpeC41c3RrYjhsZjBwdm0i1wEKC0FBQUIwcDAzcm40EqUBCgtBQUFCMHAwM3JuNBILQUFBQjBwMDNybjQaDgoJdGV4dC9odG1sEgE/Ig8KCnRleHQvcGxhaW4SAT8qGyIVMTA2NjUwNTE0NDgwNzQwODk5OTgyKAA4ADDviMzHyDM474jMx8gzShEKCnRleHQvcGxhaW4SA0FzLloMcGMzODZtZmNwNWt4cgIgAHgAmgEGCAAQABgAqgEDEgE/sAEAuAEAyAEAGO+IzMfIMyDviMzHyDMwAEIQa2l4LmRzZXdncWlkaHFiMCKdAgoLQUFBQjBwMDNyajAS5wEKC0FBQUIwcDAzcmowEgtBQUFCMHAwM3JqMBoNCgl0ZXh0L2h0bWwSACIOCgp0ZXh0L3BsYWluEgAqGyIVMTA2NjUwNTE0NDgwNzQwODk5OTgyKAA4ADC4rv/EyDM4oLb/xMgzSkQKJGFwcGxpY2F0aW9uL3ZuZC5nb29nbGUtYXBwcy5kb2NzLm1kcxocwtfa5AEWChQKBwoBNhABGAASBwoBNxABGAAYAVoMdGh4YXZrMzdsdzFncgIgAHgAggEUc3VnZ2VzdC5tcm8xbDduMjdnbXSaAQYIABAAGACwAQC4AQDIAQAYuK7/xMgzIKC2/8TIMzAAQhRzdWdnZXN0Lm1ybzFsN24yN2dtdCKpAwoLQUFBQjB0RFhfWGcS9wIKC0FBQUIwdERYX1hnEgtBQUFCMHREWF9YZxojCgl0ZXh0L2h0bWwSFk7Do28gdmVqbyBuZWNlc3NpZGFkZS4iJAoKdGV4dC9wbGFpbhIWTsOjbyB2ZWpvIG5lY2Vzc2lkYWRlLiobIhUxMDY2NTA1MTQ0ODA3NDA4OTk5ODIoADgAML2AspfJMzi9gLKXyTNKowEKCnRleHQvcGxhaW4SlAFPIHF1YWRybyBjb21wbGV0byBkbyBjb3JwbyBkb2NlbnRlIHBlcm1hbmVudGUsIGNvbSB0aXR1bGHDp8OjbywgcmVnaW1lIGRlIHRyYWJhbGhvIGUgw6FyZWEgZGUgYXR1YcOnw6NvLCBlbmNvbnRyYS1zZSBhcHJlc2VudGFkbyBuYSBUYWJlbGEgNCBhYmFpeG8uWgw3dnBqNnd0czYwbnNyAiAAeACaAQYIABAAGACqARgSFk7Do28gdmVqbyBuZWNlc3NpZGFkZS6wAQC4AQDIAQAYvYCyl8kzIL2AspfJMzAAQhBraXguaWZoeHo1cnFkZ2ZsIqIHCgtBQUFCMHZXMlByURLuBgoLQUFBQjB2VzJQclESC0FBQUIwdlcyUHJRGg0KCXRleHQvaHRtbBIAIg4KCnRleHQvcGxhaW4SACobIhUxMDY2NTA1MTQ0ODA3NDA4OTk5ODIoADgAMKD21qPJMzii2tyjyTNCrQQKC0FBQUIwdlcyUHJZEgtBQUFCMHZXMlByURqZAQoJdGV4dC9odG1sEosBTsOjbyBzZWkgc2Ugw6kgbmVjZXNzw6FyaW8gY29sb2NhciwgbWFzIG5vIHBhcmVjZXIgZGUgYXByb3Zhw6fDo28gZGEgdmVyc8OjbyBhbnRlcmlvciBlcmEgbWVuY2lvbmFkbyBkZSBmb3JtYSBleHBsw61jaXRhIGVzdGEgaW5mb3JtYcOnw6NvLiKaAQoKdGV4dC9wbGFpbhKLAU7Do28gc2VpIHNlIMOpIG5lY2Vzc8OhcmlvIGNvbG9jYXIsIG1hcyBubyBwYXJlY2VyIGRlIGFwcm92YcOnw6NvIGRhIHZlcnPDo28gYW50ZXJpb3IgZXJhIG1lbmNpb25hZG8gZGUgZm9ybWEgZXhwbMOtY2l0YSBlc3RhIGluZm9ybWHDp8Ojby4qGyIVMTA2NjUwNTE0NDgwNzQwODk5OTgyKAA4ADCi2tyjyTM4otrco8kzWgx6M3c4NGtwMWR4ZTNyAiAAeACaAQYIABAAGACqAY4BEosBTsOjbyBzZWkgc2Ugw6kgbmVjZXNzw6FyaW8gY29sb2NhciwgbWFzIG5vIHBhcmVjZXIgZGUgYXByb3Zhw6fDo28gZGEgdmVyc8OjbyBhbnRlcmlvciBlcmEgbWVuY2lvbmFkbyBkZSBmb3JtYSBleHBsw61jaXRhIGVzdGEgaW5mb3JtYcOnw6NvLkqjAQokYXBwbGljYXRpb24vdm5kLmdvb2dsZS1hcHBzLmRvY3MubWRzGnvC19rkAXUacwpvCmlBIGNhcmdhIGhvcsOhcmlhIGRvIEVzdMOhZ2lvIE9icmlnYXTDs3JpbyAoMTgwaCkgZSBkYXMgQXRpdmlkYWRlIEFjYWTDqm1pY2FzIENvbXBsZW1lbnRhcmVzICg5MGgpIG7Do28gZXgQARgBEAFaDHRhYWphbjl2YnpyMnICIAB4AIIBFHN1Z2dlc3QueGVicmRiMTNzOWJomgEGCAAQABgAGKD21qPJMyCi2tyjyTNCFHN1Z2dlc3QueGVicmRiMTNzOWJoIogDCgtBQUFCMHREWF9SdxLWAgoLQUFBQjB0RFhfUncSC0FBQUIwdERYX1J3Gi0KCXRleHQvaHRtbBIgU3VnaXJvIG7Do28gZXhwbGljaXRhciwgcmV0aXJhci4iLgoKdGV4dC9wbGFpbhIgU3VnaXJvIG7Do28gZXhwbGljaXRhciwgcmV0aXJhci4qGyIVMTA2NjUwNTE0NDgwNzQwODk5OTgyKAA4ADDxwqyWyTM48cKslskzSmUKCnRleHQvcGxhaW4SV0Vzc2FzIG1ldG9kb2xvZ2lhcyBzw6NvIGV4cGxpY2l0YWRhcyBub3MgcGxhbm9zIGRlIGVuc2lubyBkYXMgZGlzY2lwbGluYXMgKEFww6puZGljZSBCKVoMNWNlczlqcTI2MzN2cgIgAHgAmgEGCAAQABgAqgEiEiBTdWdpcm8gbsOjbyBleHBsaWNpdGFyLCByZXRpcmFyLrABALgBAMgBABjxwqyWyTMg8cKslskzMABCEGtpeC5kbjAzM3M2YmNydmMiqQIKC0FBQUIwdERYX1NZEvMBCgtBQUFCMHREWF9TWRILQUFBQjB0RFhfU1kaDQoJdGV4dC9odG1sEgAiDgoKdGV4dC9wbGFpbhIAKhsiFTEwNjY1MDUxNDQ4MDc0MDg5OTk4MigAOAAw6crOlskzOJbazpbJM0pQCiRhcHBsaWNhdGlvbi92bmQuZ29vZ2xlLWFwcHMuZG9jcy5tZHMaKMLX2uQBIgogCg0KB2RldmVyw6EQARgAEg0KB3BvZGVyw6EQARgAGAFaDGdtN3FyN3lkMm00b3ICIAB4AIIBFHN1Z2dlc3QuOW1sdmI0MWc5cmE1mgEGCAAQABgAsAEAuAEAyAEAGOnKzpbJMyCW2s6WyTMwAEIUc3VnZ2VzdC45bWx2YjQxZzlyYTUi0AIKC0FBQUIwdERYX1NNEpoCCgtBQUFCMHREWF9TTRILQUFBQjB0RFhfU00aDQoJdGV4dC9odG1sEgAiDgoKdGV4dC9wbGFpbhIAKhsiFTEwNjY1MDUxNDQ4MDc0MDg5OTk4MigAOAAwqpbDlskzOMaYx5bJM0p3CiRhcHBsaWNhdGlvbi92bmQuZ29vZ2xlLWFwcHMuZG9jcy5tZHMaT8LX2uQBSQpHCjgKMi4gRGV2ZSBoYXZlciwgbm8gbcOtbmltbywgZHVhcyBhdmFsaWHDp8O1ZXMgZSBvcyBjEAEYABIJCgMuIEMQARgAGAFaDDMxYjZmMnBxamJpenICIAB4AIIBFHN1Z2dlc3QuYTlveHpkOWVua3h1mgEGCAAQABgAsAEAuAEAyAEAGKqWw5bJMyDGmMeWyTMwAEIUc3VnZ2VzdC5hOW94emQ5ZW5reHUi3QMKC0FBQUIwdERYX1NREqsDCgtBQUFCMHREWF9TURILQUFBQjB0RFhfU1EaYQoJdGV4dC9odG1sElRFc3RlcyBwbGFub3MgZGUgZW5zaW5vIGVzdGFyaWFtIG5vIFBQQyBvdSBzZXJpYW0gb3MgZW52aWFkb3Mgbm8gaW7DrWNpbyBkbyBzZW1lc3RyZT8iYgoKdGV4dC9wbGFpbhJURXN0ZXMgcGxhbm9zIGRlIGVuc2lubyBlc3RhcmlhbSBubyBQUEMgb3Ugc2VyaWFtIG9zIGVudmlhZG9zIG5vIGluw61jaW8gZG8gc2VtZXN0cmU/KhsiFTEwNjY1MDUxNDQ4MDc0MDg5OTk4MigAOAAwj7rKlskzOI+6ypbJM0oeCgp0ZXh0L3BsYWluEhBwbGFub3MgZGUgZW5zaW5vWgxvdWk2N2ZxOGt0MnZyAiAAeACaAQYIABAAGACqAVYSVEVzdGVzIHBsYW5vcyBkZSBlbnNpbm8gZXN0YXJpYW0gbm8gUFBDIG91IHNlcmlhbSBvcyBlbnZpYWRvcyBubyBpbsOtY2lvIGRvIHNlbWVzdHJlP7ABALgBAMgBABiPusqWyTMgj7rKlskzMABCEGtpeC4yOXFhM2FseTB5N3QixgQKC0FBQUIwdERYX1JzEpQECgtBQUFCMHREWF9ScxILQUFBQjB0RFhfUnMagQEKCXRleHQvaHRtbBJ0TWVsaG9yIGZhbGFyIGRlIGNyw6lkaXRvcyBkbyBxdWUgZGlzY2lwbGluYXMsIHBvaXMgc2UgZm9yZW0gZGUgMiBjcsOpZGl0b3Mgb3UgcXVhbnRpdGF0aXZvIGRpZmVyZW50ZSwgbsOjbyBzZXLDo28gNi4iggEKCnRleHQvcGxhaW4SdE1lbGhvciBmYWxhciBkZSBjcsOpZGl0b3MgZG8gcXVlIGRpc2NpcGxpbmFzLCBwb2lzIHNlIGZvcmVtIGRlIDIgY3LDqWRpdG9zIG91IHF1YW50aXRhdGl2byBkaWZlcmVudGUsIG7Do28gc2Vyw6NvIDYuKhsiFTEwNjY1MDUxNDQ4MDc0MDg5OTk4MigAOAAwipedlskzOIqXnZbJM0olCgp0ZXh0L3BsYWluEhc2IGRpc2NpcGxpbmFzIG9wdGF0aXZhc1oMMXUzOW9xNmY0ajNncgIgAHgAmgEGCAAQABgAqgF2EnRNZWxob3IgZmFsYXIgZGUgY3LDqWRpdG9zIGRvIHF1ZSBkaXNjaXBsaW5hcywgcG9pcyBzZSBmb3JlbSBkZSAyIGNyw6lkaXRvcyBvdSBxdWFudGl0YXRpdm8gZGlmZXJlbnRlLCBuw6NvIHNlcsOjbyA2LrABALgBAMgBABiKl52WyTMgipedlskzMABCEGtpeC5hY3Vpb2twNnZ2Y3oi5goKC0FBQUIwdlcyUGZVErYKCgtBQUFCMHZXMlBmVRILQUFBQjB2VzJQZlUa/QEKCXRleHQvaHRtbBLvAUF2YWxpYXIgbmVjZXNzaWRhZGUgZGUgbWFpb3IgZGV0YWxoYW1lbnRvIHF1YW50byBhIGp1c3RpZmljYXRpdmEgZGUgcmVmb3JtdWxhw6fDo28gZG8gUENDIG91IG7Do28uIEhvdXZlIG9yaWVudGHDp8OjbyBleHBsw61jaXRhIGRhIEFkcmlhbmEgZGEgUFIxIHF1ZSBjb25zdGFzc2UgYSBqdXN0aWZpY2F0aXZhIHBhcmEgYWx0ZXJhw6fDo28gZG8gUFBDIGUgbmVsYSBvIGF0ZW5kaW1lbnRvIMOgcyBEQ05zIGRlIDIwMjEuIv4BCgp0ZXh0L3BsYWluEu8BQXZhbGlhciBuZWNlc3NpZGFkZSBkZSBtYWlvciBkZXRhbGhhbWVudG8gcXVhbnRvIGEganVzdGlmaWNhdGl2YSBkZSByZWZvcm11bGHDp8OjbyBkbyBQQ0Mgb3UgbsOjby4gSG91dmUgb3JpZW50YcOnw6NvIGV4cGzDrWNpdGEgZGEgQWRyaWFuYSBkYSBQUjEgcXVlIGNvbnN0YXNzZSBhIGp1c3RpZmljYXRpdmEgcGFyYSBhbHRlcmHDp8OjbyBkbyBQUEMgZSBuZWxhIG8gYXRlbmRpbWVudG8gw6BzIERDTnMgZGUgMjAyMS4qGyIVMTA2NjUwNTE0NDgwNzQwODk5OTgyKAA4ADDyqIWjyTM4q6vho8kzStoDCgp0ZXh0L3BsYWluEssDQSByZWZvcm11bGHDp8OjbyBkZXN0ZSBQUEMgaW5zZXJlLXNlIGVtIHVtIHByb2Nlc3NvIGNvbnTDrW51byBkZSBhdmFsaWHDp8OjbyBlIGF0dWFsaXphw6fDo28gZG8gQ3Vyc28gZGUgQWRtaW5pc3RyYcOnw6NvIGRhIFVGUkosIGVtIGFsaW5oYW1lbnRvIGFvIFBsYW5vIGRlIERlc2Vudm9sdmltZW50byBJbnN0aXR1Y2lvbmFsIChQREkpIGRhIFVuaXZlcnNpZGFkZSwgw6BzIERpcmV0cml6ZXMgQ3VycmljdWxhcmVzIE5hY2lvbmFpcyBkbyBDdXJzbyBkZSBHcmFkdWHDp8OjbyBlbSBBZG1pbmlzdHJhw6fDo28gZSBhb3MgcHJpbmPDrXBpb3MgaW5zdGl0dWNpb25haXMgZGEgVUZSSiwgY29uc2lkZXJhbmRvIGFpbmRhIGFzIHRyYW5zZm9ybWHDp8O1ZXMgY29udGVtcG9yw6JuZWFzIGRvIGVuc2lubyBzdXBlcmlvciBlIG8gY2FtcG8gZGUgdHJhYmFsaG8gZSBwZXNxdWlzYSBuYSBBZG1pbmlzdHJhw6fDo28uWgxpNzZsYWhsaG5zb2JyAiAAeACaAQYIABAAGACqAfIBEu8BQXZhbGlhciBuZWNlc3NpZGFkZSBkZSBtYWlvciBkZXRhbGhhbWVudG8gcXVhbnRvIGEganVzdGlmaWNhdGl2YSBkZSByZWZvcm11bGHDp8OjbyBkbyBQQ0Mgb3UgbsOjby4gSG91dmUgb3JpZW50YcOnw6NvIGV4cGzDrWNpdGEgZGEgQWRyaWFuYSBkYSBQUjEgcXVlIGNvbnN0YXNzZSBhIGp1c3RpZmljYXRpdmEgcGFyYSBhbHRlcmHDp8OjbyBkbyBQUEMgZSBuZWxhIG8gYXRlbmRpbWVudG8gw6BzIERDTnMgZGUgMjAyMS4Y8qiFo8kzIKur4aPJM0IQa2l4LmVtMTdwa2NnYTRqYSLgAgoLQUFBQjB0RFhfVEkSrgIKC0FBQUIwdERYX1RJEgtBQUFCMHREWF9USRomCgl0ZXh0L2h0bWwSGU7Do28gZW50ZW5kaSBvIHF1ZSBzZXJpYS4iJwoKdGV4dC9wbGFpbhIZTsOjbyBlbnRlbmRpIG8gcXVlIHNlcmlhLiobIhUxMDY2NTA1MTQ0ODA3NDA4OTk5ODIoADgAMIymh5fJMziMpoeXyTNKUgoKdGV4dC9wbGFpbhJEQXBvaW8gcGVkYWfDs2dpY28gZW0gY29tcG9uZW50ZXMgY3VycmljdWxhcmVzIGNvbnNpZGVyYWRvcyBjcsOtdGljb3NaDGhiaHp2dXIyNHU5cnICIAB4AJoBBggAEAAYAKoBGxIZTsOjbyBlbnRlbmRpIG8gcXVlIHNlcmlhLrABALgBAMgBABiMpoeXyTMgjKaHl8kzMABCEGtpeC41MGo4aG5yejZpOXMilgIKC0FBQUIwdERYX1NnEuABCgtBQUFCMHREWF9TZxILQUFBQjB0RFhfU2caDQoJdGV4dC9odG1sEgAiDgoKdGV4dC9wbGFpbhIAKhsiFTEwNjY1MDUxNDQ4MDc0MDg5OTk4MigAOAAws7PRlskzOI680ZbJM0o9CiRhcHBsaWNhdGlvbi92bmQuZ29vZ2xlLWFwcHMuZG9jcy5tZHMaFcLX2uQBDxoNCgkKAyhNKRABGAAQAVoMbmcyOTV5NmhlOW5qcgIgAHgAggEUc3VnZ2VzdC54Z3ZvM2tuMHVmdHaaAQYIABAAGACwAQC4AQDIAQAYs7PRlskzII680ZbJMzAAQhRzdWdnZXN0Lnhndm8za24wdWZ0diLsAgoLQUFBQjB0RFhfU2sStgIKC0FBQUIwdERYX1NrEgtBQUFCMHREWF9TaxoNCgl0ZXh0L2h0bWwSACIOCgp0ZXh0L3BsYWluEgAqGyIVMTA2NjUwNTE0NDgwNzQwODk5OTgyKAA4ADDl1tSWyTM47J3XlskzSpIBCiRhcHBsaWNhdGlvbi92bmQuZ29vZ2xlLWFwcHMuZG9jcy5tZHMaasLX2uQBZApiCj0KNyhNKSBzZWphIGluZmVyaW9yIGEgc2VpcywgbWFzIGlndWFsIG91IHN1cGVyaW9yIGEgdHLDqnMQARgAEh8KGWVzdGVqYSBlbnRyZSB0csOqcyBlIHNlaXMQARgAGAFaDDd2bTBjbzYzOTYzY3ICIAB4AIIBFHN1Z2dlc3QuN3AwNHRkeHA1eXBhmgEGCAAQABgAsAEAuAEAyAEAGOXW1JbJMyDsndeWyTMwAEIUc3VnZ2VzdC43cDA0dGR4cDV5cGEilAIKC0FBQUIwdlcyUGZNEuABCgtBQUFCMHZXMlBmTRILQUFBQjB2VzJQZk0aDQoJdGV4dC9odG1sEgAiDgoKdGV4dC9wbGFpbhIAKhsiFTEwNjY1MDUxNDQ4MDc0MDg5OTk4MigAOAAwqZz/oskzON62/6LJM0pGCiRhcHBsaWNhdGlvbi92bmQuZ29vZ2xlLWFwcHMuZG9jcy5tZHMaHsLX2uQBGBoWChIKDCwgSGlzdMOzcmljbxABGAAQAVoMd3kxZXgyejB2d3l2cgIgAHgAggEUc3VnZ2VzdC40cnVqemRpdWljMjmaAQYIABAAGAAYqZz/oskzIN62/6LJM0IUc3VnZ2VzdC40cnVqemRpdWljMjkiywIKC0FBQUIwdlcyUGcwEpcCCgtBQUFCMHZXMlBnMBILQUFBQjB2VzJQZzAaDQoJdGV4dC9odG1sEgAiDgoKdGV4dC9wbGFpbhIAKhsiFTEwNjY1MDUxNDQ4MDc0MDg5OTk4MigAOAAwteWmo8kzOMz0uaPJM0p9CiRhcHBsaWNhdGlvbi92bmQuZ29vZ2xlLWFwcHMuZG9jcy5tZHMaVcLX2uQBTxpNCkkKQywgZHVyYcOnw6NvIG3DrW5pbWEgZGUgYWNvcmRvIGNvbSBhIFJlc29sdcOnw6NvIENORS9DRVMgbsK6IDIvMjAwNywQARgAEAFaDHN2dXUxdGUwb3AweHICIAB4AIIBFHN1Z2dlc3QuZGJqa2t4OXdkZ3RymgEGCAAQABgAGLXlpqPJMyDM9LmjyTNCFHN1Z2dlc3QuZGJqa2t4OXdkZ3RyIsQCCgtBQUFCMHREWF9UQRKOAgoLQUFBQjB0RFhfVEESC0FBQUIwdERYX1RBGg0KCXRleHQvaHRtbBIAIg4KCnRleHQvcGxhaW4SACobIhUxMDY2NTA1MTQ0ODA3NDA4OTk5ODIoADgAMMD08pbJMziO0vaWyTNKawokYXBwbGljYXRpb24vdm5kLmdvb2dsZS1hcHBzLmRvY3MubWRzGkPC19rkAT0aOwo3CjFlIG5vIHByb2Nlc3NvIGRlIGVuc2luby1hcHJlbmRpemFnZW0gY29tbyB1bSB0b2RvEAEYABABWgw3eWZqMHV3czBkdjJyAiAAeACCARRzdWdnZXN0LnkyeTR1OTNvOXN1dJoBBggAEAAYALABALgBAMgBABjA9PKWyTMgjtL2lskzMABCFHN1Z2dlc3QueTJ5NHU5M285c3V0IuAGCgtBQUFCMHREWF9URRKuBgoLQUFBQjB0RFhfVEUSC0FBQUIwdERYX1RFGqYBCgl0ZXh0L2h0bWwSmAFSZXZlcjsgYSBDT0FBIGF0dWEgbm9zIGNhc29zIGRlIGRpc2NlbnRlcyBjb20gZGlmaWN1bGRhZGVzLCBwYXJhIG9zIGRlbWFpcyBhIHJlc3BvbnNhYmlsaWRhZGUgw6kgZG9zIG9yaWVudGFkb3JlcyBhY2Fkw6ptaWNvcyBhcGVuYXMgZS9vdSBjb29yZGVuYcOnw6NvLiKnAQoKdGV4dC9wbGFpbhKYAVJldmVyOyBhIENPQUEgYXR1YSBub3MgY2Fzb3MgZGUgZGlzY2VudGVzIGNvbSBkaWZpY3VsZGFkZXMsIHBhcmEgb3MgZGVtYWlzIGEgcmVzcG9uc2FiaWxpZGFkZSDDqSBkb3Mgb3JpZW50YWRvcmVzIGFjYWTDqm1pY29zIGFwZW5hcyBlL291IGNvb3JkZW5hw6fDo28uKhsiFTEwNjY1MDUxNDQ4MDc0MDg5OTk4MigAOAAwr8KFl8kzOK/ChZfJM0rPAQoKdGV4dC9wbGFpbhLAAXJlc3BvbnPDoXZlbCBwb3Igb3JpZW50YXIgZXN0dWRhbnRlcyBxdWFudG8gw6AgdHJhamV0w7NyaWEgY3VycmljdWxhciwgdHJhbmNhbWVudG9zLCBhcHJvdmVpdGFtZW50byBkZSBlc3R1ZG9zIGUgZGVtYWlzIHF1ZXN0w7VlcyBhY2Fkw6ptaWNhcyBwcmV2aXN0YXMgbmFzIG5vcm1hcyBpbnN0aXR1Y2lvbmFpcyAoU2XDp8OjbyA2LjEpLloLbHJranlnNjhxMnByAiAAeACaAQYIABAAGACqAZsBEpgBUmV2ZXI7IGEgQ09BQSBhdHVhIG5vcyBjYXNvcyBkZSBkaXNjZW50ZXMgY29tIGRpZmljdWxkYWRlcywgcGFyYSBvcyBkZW1haXMgYSByZXNwb25zYWJpbGlkYWRlIMOpIGRvcyBvcmllbnRhZG9yZXMgYWNhZMOqbWljb3MgYXBlbmFzIGUvb3UgY29vcmRlbmHDp8Ojby6wAQC4AQDIAQAYr8KFl8kzIK/ChZfJMzAAQhBraXgucnozZzdlZnJwem96IvsCCgtBQUFCMHREWF9TYxLGAgoLQUFBQjB0RFhfU2MSC0FBQUIwdERYX1NjGg0KCXRleHQvaHRtbBIAIg4KCnRleHQvcGxhaW4SACobIhUxMDY2NTA1MTQ0ODA3NDA4OTk5ODIoADgAMLOi0JbJMzjfntSWyTNKowEKJGFwcGxpY2F0aW9uL3ZuZC5nb29nbGUtYXBwcy5kb2NzLm1kcxp7wtfa5AF1GnMKbwppbmVzc2FzIGF2YWxpYcOnw7VlcywgcG9kZW5kbyBlc3NhIG3DqWRpYSBzZXIgcG9uZGVyYWRhIGVtIGZ1bsOnw6NvIGRhIGNhcmdhIGRlIHRyYWJhbGhvIG91IGNvbmhlY2ltZW50b3MgEAEYARABWgxzc3l6cjZyejFwY2JyAiAAeACCARNzdWdnZXN0Lm5rM3M2ejc5c3YymgEGCAAQABgAsAEAuAEAyAEAGLOi0JbJMyDfntSWyTMwAEITc3VnZ2VzdC5uazNzNno3OXN2MjgAaj0KFHN1Z2dlc3Qub2FwYWdmbzFuZ2FiEiVDcmlzdGluYSBQaW1lbnRhIGRlIE1lbGxvIFNwaW5ldGkgTHV6aj0KFHN1Z2dlc3QuOWpzanh6bWlwYmY0EiVDcmlzdGluYSBQaW1lbnRhIGRlIE1lbGxvIFNwaW5ldGkgTHV6aj0KFHN1Z2dlc3QuMzY1MWJ5NzR3bjkwEiVDcmlzdGluYSBQaW1lbnRhIGRlIE1lbGxvIFNwaW5ldGkgTHV6aj0KFHN1Z2dlc3Quc2lsazB1ZnZidXR3EiVDcmlzdGluYSBQaW1lbnRhIGRlIE1lbGxvIFNwaW5ldGkgTHV6aj0KFHN1Z2dlc3QuMmlvcjJkcXA2ZXlsEiVDcmlzdGluYSBQaW1lbnRhIGRlIE1lbGxvIFNwaW5ldGkgTHV6aj0KFHN1Z2dlc3QubWxzYjQ2c3hhcjF4EiVDcmlzdGluYSBQaW1lbnRhIGRlIE1lbGxvIFNwaW5ldGkgTHV6aj0KFHN1Z2dlc3QuaGxwMGFrOHo1MDMyEiVDcmlzdGluYSBQaW1lbnRhIGRlIE1lbGxvIFNwaW5ldGkgTHV6aj0KFHN1Z2dlc3QubHhhMnlra2VjaGtqEiVDcmlzdGluYSBQaW1lbnRhIGRlIE1lbGxvIFNwaW5ldGkgTHV6aj0KFHN1Z2dlc3QuNWRxbGpvZXR1dzhoEiVDcmlzdGluYSBQaW1lbnRhIGRlIE1lbGxvIFNwaW5ldGkgTHV6aj0KFHN1Z2dlc3QuMTFhc3dxbGN2c250EiVDcmlzdGluYSBQaW1lbnRhIGRlIE1lbGxvIFNwaW5ldGkgTHV6aj0KFHN1Z2dlc3QueXdndHQ1MmI4dGlqEiVDcmlzdGluYSBQaW1lbnRhIGRlIE1lbGxvIFNwaW5ldGkgTHV6ajwKE3N1Z2dlc3Qucmg1cDl3dWQ3bXUSJUNyaXN0aW5hIFBpbWVudGEgZGUgTWVsbG8gU3BpbmV0aSBMdXpqPQoUc3VnZ2VzdC5uZXNrNDl2MzVyeW4SJUNyaXN0aW5hIFBpbWVudGEgZGUgTWVsbG8gU3BpbmV0aSBMdXpqPQoUc3VnZ2VzdC5sdWQ0eDdhYWdsbnUSJUNyaXN0aW5hIFBpbWVudGEgZGUgTWVsbG8gU3BpbmV0aSBMdXpqPQoUc3VnZ2VzdC52bTJrcnp3MHluaWUSJUNyaXN0aW5hIFBpbWVudGEgZGUgTWVsbG8gU3BpbmV0aSBMdXpqPQoUc3VnZ2VzdC44ZTNib2Z0NTBxOWwSJUNyaXN0aW5hIFBpbWVudGEgZGUgTWVsbG8gU3BpbmV0aSBMdXpqPQoUc3VnZ2VzdC5tcm8xbDduMjdnbXQSJUNyaXN0aW5hIFBpbWVudGEgZGUgTWVsbG8gU3BpbmV0aSBMdXpqPQoUc3VnZ2VzdC5yZ2xpeWQ2Y3VvbTUSJUNyaXN0aW5hIFBpbWVudGEgZGUgTWVsbG8gU3BpbmV0aSBMdXpqPQoUc3VnZ2VzdC54ZWJyZGIxM3M5YmgSJUNyaXN0aW5hIFBpbWVudGEgZGUgTWVsbG8gU3BpbmV0aSBMdXpqPQoUc3VnZ2VzdC45bWx2YjQxZzlyYTUSJUNyaXN0aW5hIFBpbWVudGEgZGUgTWVsbG8gU3BpbmV0aSBMdXpqPQoUc3VnZ2VzdC5uam40cTRtMmJweHkSJUNyaXN0aW5hIFBpbWVudGEgZGUgTWVsbG8gU3BpbmV0aSBMdXpqPQoUc3VnZ2VzdC5hOW94emQ5ZW5reHUSJUNyaXN0aW5hIFBpbWVudGEgZGUgTWVsbG8gU3BpbmV0aSBMdXpqPQoUc3VnZ2VzdC4xZTVwZDJ1a3g3dnASJUNyaXN0aW5hIFBpbWVudGEgZGUgTWVsbG8gU3BpbmV0aSBMdXpqPQoUc3VnZ2VzdC54Z3ZvM2tuMHVmdHYSJUNyaXN0aW5hIFBpbWVudGEgZGUgTWVsbG8gU3BpbmV0aSBMdXpqPQoUc3VnZ2VzdC43cDA0dGR4cDV5cGESJUNyaXN0aW5hIFBpbWVudGEgZGUgTWVsbG8gU3BpbmV0aSBMdXpqPQoUc3VnZ2VzdC40cnVqemRpdWljMjkSJUNyaXN0aW5hIFBpbWVudGEgZGUgTWVsbG8gU3BpbmV0aSBMdXpqPQoUc3VnZ2VzdC5kYmpra3g5d2RndHISJUNyaXN0aW5hIFBpbWVudGEgZGUgTWVsbG8gU3BpbmV0aSBMdXpqPQoUc3VnZ2VzdC55Mnk0dTkzbzlzdXQSJUNyaXN0aW5hIFBpbWVudGEgZGUgTWVsbG8gU3BpbmV0aSBMdXpqPAoTc3VnZ2VzdC5uazNzNno3OXN2MhIlQ3Jpc3RpbmEgUGltZW50YSBkZSBNZWxsbyBTcGluZXRpIEx1enIhMWNwcFN5WDR6SXNKMFpzT0FfZ0pSb1VlNHVORDJiems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11896</Words>
  <Characters>64244</Characters>
  <Application>Microsoft Office Word</Application>
  <DocSecurity>0</DocSecurity>
  <Lines>535</Lines>
  <Paragraphs>151</Paragraphs>
  <ScaleCrop>false</ScaleCrop>
  <Company/>
  <LinksUpToDate>false</LinksUpToDate>
  <CharactersWithSpaces>75989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Moura</dc:creator>
  <cp:lastModifiedBy>Marcelo Castañeda</cp:lastModifiedBy>
  <cp:revision>2</cp:revision>
  <dcterms:created xsi:type="dcterms:W3CDTF">2026-02-25T12:41:00Z</dcterms:created>
  <dcterms:modified xsi:type="dcterms:W3CDTF">2026-02-25T12:41:00Z</dcterms:modified>
</cp:coreProperties>
</file>